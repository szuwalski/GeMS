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1B179" w14:textId="400631B3" w:rsidR="00B46C86" w:rsidRPr="00341704" w:rsidRDefault="00B46C86" w:rsidP="00BC3D72">
      <w:pPr>
        <w:jc w:val="both"/>
        <w:outlineLvl w:val="0"/>
        <w:rPr>
          <w:rFonts w:ascii="Times New Roman" w:hAnsi="Times New Roman" w:cs="Times New Roman"/>
          <w:b/>
        </w:rPr>
      </w:pPr>
      <w:proofErr w:type="spellStart"/>
      <w:r w:rsidRPr="00341704">
        <w:rPr>
          <w:rFonts w:ascii="Times New Roman" w:hAnsi="Times New Roman" w:cs="Times New Roman"/>
          <w:b/>
        </w:rPr>
        <w:t>GeMS</w:t>
      </w:r>
      <w:proofErr w:type="spellEnd"/>
      <w:r w:rsidRPr="00341704">
        <w:rPr>
          <w:rFonts w:ascii="Times New Roman" w:hAnsi="Times New Roman" w:cs="Times New Roman"/>
          <w:b/>
        </w:rPr>
        <w:t>: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2E944ED5"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A76E57">
        <w:rPr>
          <w:rFonts w:ascii="Times New Roman" w:hAnsi="Times New Roman" w:cs="Times New Roman"/>
        </w:rPr>
        <w:t>evaluates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5E4A86F" w14:textId="52E09EE4" w:rsidR="00454DF2" w:rsidRPr="00341704" w:rsidRDefault="00B46C86" w:rsidP="00BC3D72">
      <w:pPr>
        <w:jc w:val="both"/>
        <w:rPr>
          <w:rFonts w:ascii="Times New Roman" w:hAnsi="Times New Roman" w:cs="Times New Roman"/>
        </w:rPr>
      </w:pPr>
      <w:r w:rsidRPr="00341704">
        <w:rPr>
          <w:rFonts w:ascii="Times New Roman" w:hAnsi="Times New Roman" w:cs="Times New Roman"/>
        </w:rPr>
        <w:t>Generalized Management Strategy Evaluation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provides a flexible simulation platform to quantitatively answer questions in fisheries management while incorporating the uncertainty of the management process itself.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w:t>
      </w:r>
      <w:r w:rsidR="003A6950" w:rsidRPr="00341704">
        <w:rPr>
          <w:rFonts w:ascii="Times New Roman" w:hAnsi="Times New Roman" w:cs="Times New Roman"/>
        </w:rPr>
        <w:t>allows</w:t>
      </w:r>
      <w:r w:rsidR="00A27CF0" w:rsidRPr="00341704">
        <w:rPr>
          <w:rFonts w:ascii="Times New Roman" w:hAnsi="Times New Roman" w:cs="Times New Roman"/>
        </w:rPr>
        <w:t xml:space="preserve"> for</w:t>
      </w:r>
      <w:r w:rsidR="00D407A9" w:rsidRPr="00341704">
        <w:rPr>
          <w:rFonts w:ascii="Times New Roman" w:hAnsi="Times New Roman" w:cs="Times New Roman"/>
        </w:rPr>
        <w:t xml:space="preserve"> time-varying parameters in all population processes, </w:t>
      </w:r>
      <w:r w:rsidR="00FD16B8" w:rsidRPr="00341704">
        <w:rPr>
          <w:rFonts w:ascii="Times New Roman" w:hAnsi="Times New Roman" w:cs="Times New Roman"/>
        </w:rPr>
        <w:t>using</w:t>
      </w:r>
      <w:r w:rsidR="00A27CF0" w:rsidRPr="00341704">
        <w:rPr>
          <w:rFonts w:ascii="Times New Roman" w:hAnsi="Times New Roman" w:cs="Times New Roman"/>
        </w:rPr>
        <w:t xml:space="preserve"> </w:t>
      </w:r>
      <w:r w:rsidR="00296373" w:rsidRPr="00341704">
        <w:rPr>
          <w:rFonts w:ascii="Times New Roman" w:hAnsi="Times New Roman" w:cs="Times New Roman"/>
        </w:rPr>
        <w:t xml:space="preserve">a </w:t>
      </w:r>
      <w:r w:rsidR="00E31CFF" w:rsidRPr="00341704">
        <w:rPr>
          <w:rFonts w:ascii="Times New Roman" w:hAnsi="Times New Roman" w:cs="Times New Roman"/>
        </w:rPr>
        <w:t>two-box</w:t>
      </w:r>
      <w:r w:rsidR="00296373" w:rsidRPr="00341704">
        <w:rPr>
          <w:rFonts w:ascii="Times New Roman" w:hAnsi="Times New Roman" w:cs="Times New Roman"/>
        </w:rPr>
        <w:t>, age- and length-structured operating model</w:t>
      </w:r>
      <w:r w:rsidR="00A27CF0" w:rsidRPr="00341704">
        <w:rPr>
          <w:rFonts w:ascii="Times New Roman" w:hAnsi="Times New Roman" w:cs="Times New Roman"/>
        </w:rPr>
        <w:t>.</w:t>
      </w:r>
      <w:r w:rsidR="00870E04" w:rsidRPr="00341704">
        <w:rPr>
          <w:rFonts w:ascii="Times New Roman" w:hAnsi="Times New Roman" w:cs="Times New Roman"/>
        </w:rPr>
        <w:t xml:space="preserve"> </w:t>
      </w:r>
      <w:r w:rsidR="00A76E57">
        <w:rPr>
          <w:rFonts w:ascii="Times New Roman" w:hAnsi="Times New Roman" w:cs="Times New Roman"/>
        </w:rPr>
        <w:t>Environmental</w:t>
      </w:r>
      <w:r w:rsidRPr="00341704">
        <w:rPr>
          <w:rFonts w:ascii="Times New Roman" w:hAnsi="Times New Roman" w:cs="Times New Roman"/>
        </w:rPr>
        <w:t xml:space="preserve"> change, shifts in species distribution, and exp</w:t>
      </w:r>
      <w:r w:rsidR="004F561C" w:rsidRPr="00341704">
        <w:rPr>
          <w:rFonts w:ascii="Times New Roman" w:hAnsi="Times New Roman" w:cs="Times New Roman"/>
        </w:rPr>
        <w:t>loitation can change population</w:t>
      </w:r>
      <w:r w:rsidRPr="00341704">
        <w:rPr>
          <w:rFonts w:ascii="Times New Roman" w:hAnsi="Times New Roman" w:cs="Times New Roman"/>
        </w:rPr>
        <w:t xml:space="preserve"> processes over time</w:t>
      </w:r>
      <w:r w:rsidR="009823DB" w:rsidRPr="00341704">
        <w:rPr>
          <w:rFonts w:ascii="Times New Roman" w:hAnsi="Times New Roman" w:cs="Times New Roman"/>
        </w:rPr>
        <w: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w:t>
      </w:r>
      <w:r w:rsidR="00C71D16" w:rsidRPr="00341704">
        <w:rPr>
          <w:rFonts w:ascii="Times New Roman" w:hAnsi="Times New Roman" w:cs="Times New Roman"/>
        </w:rPr>
        <w:t>Here</w:t>
      </w:r>
      <w:r w:rsidR="00D56689" w:rsidRPr="00341704">
        <w:rPr>
          <w:rFonts w:ascii="Times New Roman" w:hAnsi="Times New Roman" w:cs="Times New Roman"/>
        </w:rPr>
        <w:t>,</w:t>
      </w:r>
      <w:r w:rsidR="00C71D16" w:rsidRPr="00341704">
        <w:rPr>
          <w:rFonts w:ascii="Times New Roman" w:hAnsi="Times New Roman" w:cs="Times New Roman"/>
        </w:rPr>
        <w:t xml:space="preserve"> we</w:t>
      </w:r>
      <w:r w:rsidR="00D56689" w:rsidRPr="00341704">
        <w:rPr>
          <w:rFonts w:ascii="Times New Roman" w:hAnsi="Times New Roman" w:cs="Times New Roman"/>
        </w:rPr>
        <w:t xml:space="preserve"> </w:t>
      </w:r>
      <w:r w:rsidR="00A76E57">
        <w:rPr>
          <w:rFonts w:ascii="Times New Roman" w:hAnsi="Times New Roman" w:cs="Times New Roman"/>
        </w:rPr>
        <w:t>demonstrate</w:t>
      </w:r>
      <w:r w:rsidR="00C04B33" w:rsidRPr="00341704">
        <w:rPr>
          <w:rFonts w:ascii="Times New Roman" w:hAnsi="Times New Roman" w:cs="Times New Roman"/>
        </w:rPr>
        <w:t xml:space="preserve"> </w:t>
      </w:r>
      <w:r w:rsidR="00A76E57" w:rsidRPr="00341704">
        <w:rPr>
          <w:rFonts w:ascii="Times New Roman" w:hAnsi="Times New Roman" w:cs="Times New Roman"/>
        </w:rPr>
        <w:t xml:space="preserve">the current capabilities </w:t>
      </w:r>
      <w:r w:rsidR="00A76E57">
        <w:rPr>
          <w:rFonts w:ascii="Times New Roman" w:hAnsi="Times New Roman" w:cs="Times New Roman"/>
        </w:rPr>
        <w:t xml:space="preserve">of the </w:t>
      </w:r>
      <w:proofErr w:type="spellStart"/>
      <w:r w:rsidR="00A76E57" w:rsidRPr="00341704">
        <w:rPr>
          <w:rFonts w:ascii="Times New Roman" w:hAnsi="Times New Roman" w:cs="Times New Roman"/>
        </w:rPr>
        <w:t>GeMS</w:t>
      </w:r>
      <w:proofErr w:type="spellEnd"/>
      <w:r w:rsidR="00A76E57" w:rsidRPr="00341704">
        <w:rPr>
          <w:rFonts w:ascii="Times New Roman" w:hAnsi="Times New Roman" w:cs="Times New Roman"/>
        </w:rPr>
        <w:t xml:space="preserve"> framework </w:t>
      </w:r>
      <w:r w:rsidR="00435452" w:rsidRPr="00341704">
        <w:rPr>
          <w:rFonts w:ascii="Times New Roman" w:hAnsi="Times New Roman" w:cs="Times New Roman"/>
        </w:rPr>
        <w:t>using</w:t>
      </w:r>
      <w:r w:rsidR="00D56689" w:rsidRPr="00341704">
        <w:rPr>
          <w:rFonts w:ascii="Times New Roman" w:hAnsi="Times New Roman" w:cs="Times New Roman"/>
        </w:rPr>
        <w:t xml:space="preserve"> two </w:t>
      </w:r>
      <w:r w:rsidR="00435452" w:rsidRPr="00341704">
        <w:rPr>
          <w:rFonts w:ascii="Times New Roman" w:hAnsi="Times New Roman" w:cs="Times New Roman"/>
        </w:rPr>
        <w:t>examples</w:t>
      </w:r>
      <w:r w:rsidR="00870E04" w:rsidRPr="00341704">
        <w:rPr>
          <w:rFonts w:ascii="Times New Roman" w:hAnsi="Times New Roman" w:cs="Times New Roman"/>
        </w:rPr>
        <w:t>.</w:t>
      </w:r>
      <w:r w:rsidR="00D64DAA" w:rsidRPr="00341704">
        <w:rPr>
          <w:rFonts w:ascii="Times New Roman" w:hAnsi="Times New Roman" w:cs="Times New Roman"/>
        </w:rPr>
        <w:t xml:space="preserve"> </w:t>
      </w:r>
      <w:r w:rsidR="00BE0A98" w:rsidRPr="00341704">
        <w:rPr>
          <w:rFonts w:ascii="Times New Roman" w:hAnsi="Times New Roman" w:cs="Times New Roman"/>
        </w:rPr>
        <w:t xml:space="preserve">We conclude by discussing potential uses for </w:t>
      </w:r>
      <w:proofErr w:type="spellStart"/>
      <w:r w:rsidR="00BE0A98" w:rsidRPr="00341704">
        <w:rPr>
          <w:rFonts w:ascii="Times New Roman" w:hAnsi="Times New Roman" w:cs="Times New Roman"/>
        </w:rPr>
        <w:t>GeMS</w:t>
      </w:r>
      <w:proofErr w:type="spellEnd"/>
      <w:r w:rsidR="00BE0A98" w:rsidRPr="00341704">
        <w:rPr>
          <w:rFonts w:ascii="Times New Roman" w:hAnsi="Times New Roman" w:cs="Times New Roman"/>
        </w:rPr>
        <w:t xml:space="preserve"> an</w:t>
      </w:r>
      <w:r w:rsidR="00E35AE1" w:rsidRPr="00341704">
        <w:rPr>
          <w:rFonts w:ascii="Times New Roman" w:hAnsi="Times New Roman" w:cs="Times New Roman"/>
        </w:rPr>
        <w:t xml:space="preserve">d how it complements the existing tools used </w:t>
      </w:r>
      <w:r w:rsidR="00DD2B9A" w:rsidRPr="00341704">
        <w:rPr>
          <w:rFonts w:ascii="Times New Roman" w:hAnsi="Times New Roman" w:cs="Times New Roman"/>
        </w:rPr>
        <w:t>for</w:t>
      </w:r>
      <w:r w:rsidR="00E35AE1" w:rsidRPr="00341704">
        <w:rPr>
          <w:rFonts w:ascii="Times New Roman" w:hAnsi="Times New Roman" w:cs="Times New Roman"/>
        </w:rPr>
        <w:t xml:space="preserve"> management strategy evaluations.</w:t>
      </w:r>
    </w:p>
    <w:p w14:paraId="00B2EEBB" w14:textId="77777777" w:rsidR="00454DF2" w:rsidRPr="00341704" w:rsidRDefault="00454DF2"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51FF9AC5"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del w:id="0" w:author="leeqi" w:date="2018-05-08T10:58:00Z">
        <w:r w:rsidR="00AD47A6" w:rsidRPr="00341704" w:rsidDel="00BE2A4E">
          <w:rPr>
            <w:rFonts w:ascii="Times New Roman" w:hAnsi="Times New Roman" w:cs="Times New Roman"/>
            <w:noProof/>
          </w:rPr>
          <w:delText>(</w:delText>
        </w:r>
      </w:del>
      <w:r w:rsidR="00AD47A6" w:rsidRPr="00341704">
        <w:rPr>
          <w:rFonts w:ascii="Times New Roman" w:hAnsi="Times New Roman" w:cs="Times New Roman"/>
          <w:noProof/>
        </w:rPr>
        <w:t>Smith, 1994)</w:t>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AD47A6" w:rsidRPr="00341704">
        <w:rPr>
          <w:rFonts w:ascii="Times New Roman" w:eastAsia="Times New Roman" w:hAnsi="Times New Roman" w:cs="Times New Roman"/>
        </w:rPr>
        <w:t>(Punt, 2008; Punt et al., 2016; Rademeyer et al., 2007)</w:t>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w:t>
      </w:r>
      <w:bookmarkStart w:id="1" w:name="_GoBack"/>
      <w:bookmarkEnd w:id="1"/>
      <w:r w:rsidR="00EE6A8C" w:rsidRPr="00341704">
        <w:rPr>
          <w:rFonts w:ascii="Times New Roman" w:hAnsi="Times New Roman" w:cs="Times New Roman"/>
        </w:rPr>
        <w:t>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AD47A6" w:rsidRPr="00341704">
        <w:rPr>
          <w:rFonts w:ascii="Times New Roman" w:eastAsia="Times New Roman" w:hAnsi="Times New Roman" w:cs="Times New Roman"/>
        </w:rPr>
        <w:t>(</w:t>
      </w:r>
      <w:proofErr w:type="spellStart"/>
      <w:r w:rsidR="00AD47A6" w:rsidRPr="00341704">
        <w:rPr>
          <w:rFonts w:ascii="Times New Roman" w:eastAsia="Times New Roman" w:hAnsi="Times New Roman" w:cs="Times New Roman"/>
        </w:rPr>
        <w:t>A’mar</w:t>
      </w:r>
      <w:proofErr w:type="spellEnd"/>
      <w:r w:rsidR="00AD47A6" w:rsidRPr="00341704">
        <w:rPr>
          <w:rFonts w:ascii="Times New Roman" w:eastAsia="Times New Roman" w:hAnsi="Times New Roman" w:cs="Times New Roman"/>
        </w:rPr>
        <w:t xml:space="preserve"> et al., 2009; Punt et al., 2014; Rademeyer et al., 2007)</w:t>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8BED1C8" w14:textId="3B5B888E" w:rsidR="003F02B6" w:rsidRPr="00341704"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AD47A6" w:rsidRPr="00341704">
        <w:rPr>
          <w:rFonts w:ascii="Times New Roman" w:hAnsi="Times New Roman" w:cs="Times New Roman"/>
          <w:noProof/>
        </w:rPr>
        <w:t>(1986)</w:t>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by </w:t>
      </w:r>
      <w:r w:rsidR="00F607C4" w:rsidRPr="00341704">
        <w:rPr>
          <w:rFonts w:ascii="Times New Roman" w:hAnsi="Times New Roman" w:cs="Times New Roman"/>
        </w:rPr>
        <w:t xml:space="preserve">Hurtado-Ferro et al. </w:t>
      </w:r>
      <w:r w:rsidR="00AD47A6" w:rsidRPr="00341704">
        <w:rPr>
          <w:rFonts w:ascii="Times New Roman" w:hAnsi="Times New Roman" w:cs="Times New Roman"/>
          <w:noProof/>
        </w:rPr>
        <w:t>(2010)</w:t>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proofErr w:type="spellStart"/>
      <w:r w:rsidR="008676BE" w:rsidRPr="00341704">
        <w:rPr>
          <w:rFonts w:ascii="Times New Roman" w:hAnsi="Times New Roman" w:cs="Times New Roman"/>
          <w:i/>
        </w:rPr>
        <w:t>Sardinops</w:t>
      </w:r>
      <w:proofErr w:type="spellEnd"/>
      <w:r w:rsidR="008676BE" w:rsidRPr="00341704">
        <w:rPr>
          <w:rFonts w:ascii="Times New Roman" w:hAnsi="Times New Roman" w:cs="Times New Roman"/>
          <w:i/>
        </w:rPr>
        <w:t xml:space="preserve"> </w:t>
      </w:r>
      <w:proofErr w:type="spellStart"/>
      <w:r w:rsidR="008676BE" w:rsidRPr="00341704">
        <w:rPr>
          <w:rFonts w:ascii="Times New Roman" w:hAnsi="Times New Roman" w:cs="Times New Roman"/>
          <w:i/>
        </w:rPr>
        <w:t>melanostictus</w:t>
      </w:r>
      <w:proofErr w:type="spellEnd"/>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 xml:space="preserve">Wetzel and Punt </w:t>
      </w:r>
      <w:r w:rsidR="00AD47A6" w:rsidRPr="00341704">
        <w:rPr>
          <w:rFonts w:ascii="Times New Roman" w:hAnsi="Times New Roman" w:cs="Times New Roman"/>
          <w:noProof/>
        </w:rPr>
        <w:t>(2011)</w:t>
      </w:r>
      <w:r w:rsidR="00735741" w:rsidRPr="00341704">
        <w:rPr>
          <w:rFonts w:ascii="Times New Roman" w:hAnsi="Times New Roman" w:cs="Times New Roman"/>
        </w:rPr>
        <w:t xml:space="preserve"> for US west coast flatfish and </w:t>
      </w:r>
      <w:proofErr w:type="spellStart"/>
      <w:r w:rsidR="00735741" w:rsidRPr="00341704">
        <w:rPr>
          <w:rFonts w:ascii="Times New Roman" w:hAnsi="Times New Roman" w:cs="Times New Roman"/>
        </w:rPr>
        <w:t>groundfish</w:t>
      </w:r>
      <w:proofErr w:type="spellEnd"/>
      <w:r w:rsidR="00735741" w:rsidRPr="00341704">
        <w:rPr>
          <w:rFonts w:ascii="Times New Roman" w:hAnsi="Times New Roman" w:cs="Times New Roman"/>
        </w:rPr>
        <w:t>,</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3E35E4" w:rsidRPr="00341704">
        <w:rPr>
          <w:rFonts w:ascii="Times New Roman" w:hAnsi="Times New Roman" w:cs="Times New Roman"/>
        </w:rPr>
        <w:t xml:space="preserve">Smith et al. </w:t>
      </w:r>
      <w:r w:rsidR="00AD47A6" w:rsidRPr="00341704">
        <w:rPr>
          <w:rFonts w:ascii="Times New Roman" w:hAnsi="Times New Roman" w:cs="Times New Roman"/>
          <w:noProof/>
        </w:rPr>
        <w:t>(2014)</w:t>
      </w:r>
      <w:r w:rsidR="00996B9B">
        <w:rPr>
          <w:rFonts w:ascii="Times New Roman" w:hAnsi="Times New Roman" w:cs="Times New Roman"/>
        </w:rPr>
        <w:t xml:space="preserve"> for Australian fisheries (see P</w:t>
      </w:r>
      <w:r w:rsidR="00BA5A15" w:rsidRPr="00341704">
        <w:rPr>
          <w:rFonts w:ascii="Times New Roman" w:hAnsi="Times New Roman" w:cs="Times New Roman"/>
        </w:rPr>
        <w:t xml:space="preserve">unt et al. </w:t>
      </w:r>
      <w:r w:rsidR="00AD47A6" w:rsidRPr="00341704">
        <w:rPr>
          <w:rFonts w:ascii="Times New Roman" w:hAnsi="Times New Roman" w:cs="Times New Roman"/>
          <w:noProof/>
        </w:rPr>
        <w:t>(2016)</w:t>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2D2A4C" w:rsidRPr="00341704">
        <w:rPr>
          <w:rFonts w:ascii="Times New Roman" w:hAnsi="Times New Roman" w:cs="Times New Roman"/>
        </w:rPr>
        <w:t xml:space="preserve">Butterworth and Punt </w:t>
      </w:r>
      <w:r w:rsidR="007F481C" w:rsidRPr="00341704">
        <w:rPr>
          <w:rFonts w:ascii="Times New Roman" w:hAnsi="Times New Roman" w:cs="Times New Roman"/>
          <w:noProof/>
        </w:rPr>
        <w:t>(1999)</w:t>
      </w:r>
      <w:r w:rsidR="00C1227F" w:rsidRPr="00341704">
        <w:rPr>
          <w:rFonts w:ascii="Times New Roman" w:hAnsi="Times New Roman" w:cs="Times New Roman"/>
        </w:rPr>
        <w:t xml:space="preserve"> recommended the development of “case-specific” procedures over “generic” ones,</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3E6749" w:rsidRPr="00341704">
        <w:rPr>
          <w:rFonts w:ascii="Times New Roman" w:hAnsi="Times New Roman" w:cs="Times New Roman"/>
        </w:rPr>
        <w:t>they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the Fisheries Library for R (FLR; </w:t>
      </w:r>
      <w:r w:rsidR="00AD47A6" w:rsidRPr="00341704">
        <w:rPr>
          <w:rFonts w:ascii="Times New Roman" w:hAnsi="Times New Roman" w:cs="Times New Roman"/>
          <w:noProof/>
        </w:rPr>
        <w:t>Kell et al., 2007)</w:t>
      </w:r>
      <w:r w:rsidR="00BE3961" w:rsidRPr="00341704">
        <w:rPr>
          <w:rFonts w:ascii="Times New Roman" w:hAnsi="Times New Roman" w:cs="Times New Roman"/>
        </w:rPr>
        <w:t xml:space="preserve">, an open-source generic </w:t>
      </w:r>
      <w:r w:rsidR="007E4749" w:rsidRPr="00341704">
        <w:rPr>
          <w:rFonts w:ascii="Times New Roman" w:hAnsi="Times New Roman" w:cs="Times New Roman"/>
        </w:rPr>
        <w:t xml:space="preserve">MSE </w:t>
      </w:r>
      <w:r w:rsidR="00BE3961" w:rsidRPr="00341704">
        <w:rPr>
          <w:rFonts w:ascii="Times New Roman" w:hAnsi="Times New Roman" w:cs="Times New Roman"/>
        </w:rPr>
        <w:t>framework,</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w:t>
      </w:r>
      <w:proofErr w:type="spellStart"/>
      <w:r w:rsidR="00BE3961" w:rsidRPr="00341704">
        <w:rPr>
          <w:rFonts w:ascii="Times New Roman" w:hAnsi="Times New Roman" w:cs="Times New Roman"/>
        </w:rPr>
        <w:t>MSEs.</w:t>
      </w:r>
      <w:proofErr w:type="spellEnd"/>
      <w:r w:rsidR="00FC1250" w:rsidRPr="00341704">
        <w:rPr>
          <w:rFonts w:ascii="Times New Roman" w:hAnsi="Times New Roman" w:cs="Times New Roman"/>
        </w:rPr>
        <w:t xml:space="preserve"> </w:t>
      </w:r>
      <w:commentRangeStart w:id="2"/>
      <w:r w:rsidR="00FC1250" w:rsidRPr="00341704">
        <w:rPr>
          <w:rFonts w:ascii="Times New Roman" w:hAnsi="Times New Roman" w:cs="Times New Roman"/>
        </w:rPr>
        <w:t>However, FLR</w:t>
      </w:r>
      <w:r w:rsidR="00D071DE" w:rsidRPr="00341704">
        <w:rPr>
          <w:rFonts w:ascii="Times New Roman" w:hAnsi="Times New Roman" w:cs="Times New Roman"/>
        </w:rPr>
        <w:t xml:space="preserve"> does</w:t>
      </w:r>
      <w:r w:rsidR="008C2C29" w:rsidRPr="00341704">
        <w:rPr>
          <w:rFonts w:ascii="Times New Roman" w:hAnsi="Times New Roman" w:cs="Times New Roman"/>
        </w:rPr>
        <w:t xml:space="preserve"> not allow for time-varying components</w:t>
      </w:r>
      <w:r w:rsidR="00EF3137" w:rsidRPr="00341704">
        <w:rPr>
          <w:rFonts w:ascii="Times New Roman" w:hAnsi="Times New Roman" w:cs="Times New Roman"/>
        </w:rPr>
        <w:t xml:space="preserve"> </w:t>
      </w:r>
      <w:r w:rsidR="009C318D">
        <w:rPr>
          <w:rFonts w:ascii="Times New Roman" w:hAnsi="Times New Roman" w:cs="Times New Roman"/>
        </w:rPr>
        <w:t xml:space="preserve">or spatial structure </w:t>
      </w:r>
      <w:r w:rsidR="00EF3137" w:rsidRPr="00341704">
        <w:rPr>
          <w:rFonts w:ascii="Times New Roman" w:hAnsi="Times New Roman" w:cs="Times New Roman"/>
        </w:rPr>
        <w:t>in its operating models</w:t>
      </w:r>
      <w:r w:rsidR="009C318D">
        <w:rPr>
          <w:rFonts w:ascii="Times New Roman" w:hAnsi="Times New Roman" w:cs="Times New Roman"/>
        </w:rPr>
        <w:t xml:space="preserve">, which </w:t>
      </w:r>
      <w:r w:rsidRPr="00341704">
        <w:rPr>
          <w:rFonts w:ascii="Times New Roman" w:hAnsi="Times New Roman" w:cs="Times New Roman"/>
        </w:rPr>
        <w:t>will likely be increasingly important in management given a changing climate and shifting stocks</w:t>
      </w:r>
      <w:r w:rsidR="00C63649" w:rsidRPr="00341704">
        <w:rPr>
          <w:rFonts w:ascii="Times New Roman" w:hAnsi="Times New Roman" w:cs="Times New Roman"/>
        </w:rPr>
        <w:t xml:space="preserve"> </w:t>
      </w:r>
      <w:commentRangeEnd w:id="2"/>
      <w:r w:rsidR="00A76E57">
        <w:rPr>
          <w:rStyle w:val="CommentReference"/>
          <w:rFonts w:ascii="Times New Roman" w:hAnsi="Times New Roman"/>
        </w:rPr>
        <w:commentReference w:id="2"/>
      </w:r>
      <w:r w:rsidR="00AD47A6" w:rsidRPr="00341704">
        <w:rPr>
          <w:rFonts w:ascii="Times New Roman" w:hAnsi="Times New Roman" w:cs="Times New Roman"/>
          <w:noProof/>
        </w:rPr>
        <w:t>(Szuwalski and Hollowed, 2016)</w:t>
      </w:r>
      <w:r w:rsidR="00BF48A2" w:rsidRPr="00341704">
        <w:rPr>
          <w:rFonts w:ascii="Times New Roman" w:hAnsi="Times New Roman" w:cs="Times New Roman"/>
        </w:rPr>
        <w:t xml:space="preserve">. </w:t>
      </w:r>
      <w:r w:rsidR="008C5E65" w:rsidRPr="00341704">
        <w:rPr>
          <w:rFonts w:ascii="Times New Roman" w:hAnsi="Times New Roman" w:cs="Times New Roman"/>
        </w:rPr>
        <w:t>O</w:t>
      </w:r>
      <w:r w:rsidR="00BF48A2" w:rsidRPr="00341704">
        <w:rPr>
          <w:rFonts w:ascii="Times New Roman" w:hAnsi="Times New Roman" w:cs="Times New Roman"/>
        </w:rPr>
        <w:t>perating</w:t>
      </w:r>
      <w:r w:rsidR="00A63555" w:rsidRPr="00341704">
        <w:rPr>
          <w:rFonts w:ascii="Times New Roman" w:hAnsi="Times New Roman" w:cs="Times New Roman"/>
        </w:rPr>
        <w:t xml:space="preserve"> models</w:t>
      </w:r>
      <w:r w:rsidR="00BF48A2" w:rsidRPr="00341704">
        <w:rPr>
          <w:rFonts w:ascii="Times New Roman" w:hAnsi="Times New Roman" w:cs="Times New Roman"/>
        </w:rPr>
        <w:t>, often</w:t>
      </w:r>
      <w:r w:rsidR="00A63555" w:rsidRPr="00341704">
        <w:rPr>
          <w:rFonts w:ascii="Times New Roman" w:hAnsi="Times New Roman" w:cs="Times New Roman"/>
        </w:rPr>
        <w:t xml:space="preserve"> used to estimate quantities used in management</w:t>
      </w:r>
      <w:r w:rsidR="00BF48A2" w:rsidRPr="00341704">
        <w:rPr>
          <w:rFonts w:ascii="Times New Roman" w:hAnsi="Times New Roman" w:cs="Times New Roman"/>
        </w:rPr>
        <w:t>,</w:t>
      </w:r>
      <w:r w:rsidR="00A63555" w:rsidRPr="00341704">
        <w:rPr>
          <w:rFonts w:ascii="Times New Roman" w:hAnsi="Times New Roman" w:cs="Times New Roman"/>
        </w:rPr>
        <w:t xml:space="preserve"> are a simplification of the natural world</w:t>
      </w:r>
      <w:r w:rsidR="006D29FD" w:rsidRPr="00341704">
        <w:rPr>
          <w:rFonts w:ascii="Times New Roman" w:hAnsi="Times New Roman" w:cs="Times New Roman"/>
        </w:rPr>
        <w:t>, although i</w:t>
      </w:r>
      <w:r w:rsidR="00A63555" w:rsidRPr="00341704">
        <w:rPr>
          <w:rFonts w:ascii="Times New Roman" w:hAnsi="Times New Roman" w:cs="Times New Roman"/>
        </w:rPr>
        <w:t>t is often unclear how well these si</w:t>
      </w:r>
      <w:r w:rsidR="003F02B6" w:rsidRPr="00341704">
        <w:rPr>
          <w:rFonts w:ascii="Times New Roman" w:hAnsi="Times New Roman" w:cs="Times New Roman"/>
        </w:rPr>
        <w:t>mplifications represent nature</w:t>
      </w:r>
      <w:r w:rsidR="006D29FD" w:rsidRPr="00341704">
        <w:rPr>
          <w:rFonts w:ascii="Times New Roman" w:hAnsi="Times New Roman" w:cs="Times New Roman"/>
        </w:rPr>
        <w:t>.</w:t>
      </w:r>
      <w:r w:rsidR="00FB20AC" w:rsidRPr="00341704">
        <w:rPr>
          <w:rFonts w:ascii="Times New Roman" w:hAnsi="Times New Roman" w:cs="Times New Roman"/>
        </w:rPr>
        <w:t xml:space="preserve"> As such, </w:t>
      </w:r>
      <w:r w:rsidR="009043B5" w:rsidRPr="00341704">
        <w:rPr>
          <w:rFonts w:ascii="Times New Roman" w:hAnsi="Times New Roman" w:cs="Times New Roman"/>
        </w:rPr>
        <w:t xml:space="preserve">operating models can take on a “hypothesis-oriented approach” </w:t>
      </w:r>
      <w:r w:rsidR="00AD47A6" w:rsidRPr="00341704">
        <w:rPr>
          <w:rFonts w:ascii="Times New Roman" w:eastAsia="Times New Roman" w:hAnsi="Times New Roman" w:cs="Times New Roman"/>
        </w:rPr>
        <w:t xml:space="preserve">(Kell et al., 2006; Punt et al., </w:t>
      </w:r>
      <w:r w:rsidR="00AD47A6" w:rsidRPr="00341704">
        <w:rPr>
          <w:rFonts w:ascii="Times New Roman" w:eastAsia="Times New Roman" w:hAnsi="Times New Roman" w:cs="Times New Roman"/>
        </w:rPr>
        <w:lastRenderedPageBreak/>
        <w:t>2014)</w:t>
      </w:r>
      <w:r w:rsidR="009043B5" w:rsidRPr="00341704">
        <w:rPr>
          <w:rFonts w:ascii="Times New Roman" w:hAnsi="Times New Roman" w:cs="Times New Roman"/>
        </w:rPr>
        <w:t xml:space="preserve">, where alternative operating models incorporating </w:t>
      </w:r>
      <w:r w:rsidR="0013722F" w:rsidRPr="00341704">
        <w:rPr>
          <w:rFonts w:ascii="Times New Roman" w:hAnsi="Times New Roman" w:cs="Times New Roman"/>
        </w:rPr>
        <w:t xml:space="preserve">expert beliefs and </w:t>
      </w:r>
      <w:r w:rsidR="009043B5" w:rsidRPr="00341704">
        <w:rPr>
          <w:rFonts w:ascii="Times New Roman" w:hAnsi="Times New Roman" w:cs="Times New Roman"/>
        </w:rPr>
        <w:t>different assumptions about population drivers are evaluated.</w:t>
      </w:r>
    </w:p>
    <w:p w14:paraId="4F9CB21D" w14:textId="77777777" w:rsidR="00D8443E" w:rsidRPr="00341704" w:rsidRDefault="00D8443E" w:rsidP="00BC3D72">
      <w:pPr>
        <w:ind w:firstLine="720"/>
        <w:jc w:val="both"/>
        <w:rPr>
          <w:rFonts w:ascii="Times New Roman" w:hAnsi="Times New Roman" w:cs="Times New Roman"/>
        </w:rPr>
      </w:pPr>
    </w:p>
    <w:p w14:paraId="79C546E7" w14:textId="79BD046D" w:rsidR="003F02B6" w:rsidRPr="00341704" w:rsidRDefault="00805FDB" w:rsidP="00BC3D72">
      <w:pPr>
        <w:jc w:val="both"/>
        <w:rPr>
          <w:rFonts w:ascii="Times New Roman" w:hAnsi="Times New Roman" w:cs="Times New Roman"/>
        </w:rPr>
      </w:pPr>
      <w:r w:rsidRPr="00341704">
        <w:rPr>
          <w:rFonts w:ascii="Times New Roman" w:hAnsi="Times New Roman" w:cs="Times New Roman"/>
        </w:rPr>
        <w:t xml:space="preserve">Ecological processes </w:t>
      </w:r>
      <w:r w:rsidR="006E3746" w:rsidRPr="00341704">
        <w:rPr>
          <w:rFonts w:ascii="Times New Roman" w:hAnsi="Times New Roman" w:cs="Times New Roman"/>
        </w:rPr>
        <w:t xml:space="preserve">can </w:t>
      </w:r>
      <w:r w:rsidRPr="00341704">
        <w:rPr>
          <w:rFonts w:ascii="Times New Roman" w:hAnsi="Times New Roman" w:cs="Times New Roman"/>
        </w:rPr>
        <w:t>vary over time</w:t>
      </w:r>
      <w:r w:rsidR="00111187" w:rsidRPr="00341704">
        <w:rPr>
          <w:rFonts w:ascii="Times New Roman" w:hAnsi="Times New Roman" w:cs="Times New Roman"/>
        </w:rPr>
        <w:t xml:space="preserve"> </w:t>
      </w:r>
      <w:r w:rsidR="00AD255A" w:rsidRPr="00341704">
        <w:rPr>
          <w:rFonts w:ascii="Times New Roman" w:hAnsi="Times New Roman" w:cs="Times New Roman"/>
        </w:rPr>
        <w:t>due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E26277" w:rsidRPr="00341704">
        <w:rPr>
          <w:rFonts w:ascii="Times New Roman" w:hAnsi="Times New Roman" w:cs="Times New Roman"/>
        </w:rPr>
        <w:t xml:space="preserve">climate change (e.g. </w:t>
      </w:r>
      <w:r w:rsidR="00AD47A6" w:rsidRPr="00341704">
        <w:rPr>
          <w:rFonts w:ascii="Times New Roman" w:hAnsi="Times New Roman" w:cs="Times New Roman"/>
          <w:noProof/>
        </w:rPr>
        <w:t>Hollowed et al., 2013)</w:t>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4D6C5E" w:rsidRPr="00341704">
        <w:rPr>
          <w:rFonts w:ascii="Times New Roman" w:hAnsi="Times New Roman" w:cs="Times New Roman"/>
        </w:rPr>
        <w:t xml:space="preserve"> (</w:t>
      </w:r>
      <w:r w:rsidR="004D6C5E" w:rsidRPr="00341704">
        <w:rPr>
          <w:rFonts w:ascii="Times New Roman" w:hAnsi="Times New Roman" w:cs="Times New Roman"/>
          <w:noProof/>
        </w:rPr>
        <w:t>e.g. Szuwalski et al., 2017)</w:t>
      </w:r>
      <w:r w:rsidR="00111187" w:rsidRPr="00341704">
        <w:rPr>
          <w:rFonts w:ascii="Times New Roman" w:hAnsi="Times New Roman" w:cs="Times New Roman"/>
        </w:rPr>
        <w:t>, regime shift</w:t>
      </w:r>
      <w:r w:rsidR="00EC549E" w:rsidRPr="00341704">
        <w:rPr>
          <w:rFonts w:ascii="Times New Roman" w:hAnsi="Times New Roman" w:cs="Times New Roman"/>
        </w:rPr>
        <w:t>s</w:t>
      </w:r>
      <w:r w:rsidR="0090275B" w:rsidRPr="00341704">
        <w:rPr>
          <w:rFonts w:ascii="Times New Roman" w:hAnsi="Times New Roman" w:cs="Times New Roman"/>
        </w:rPr>
        <w:t xml:space="preserve"> (e.g. </w:t>
      </w:r>
      <w:r w:rsidR="00E734B2">
        <w:rPr>
          <w:rFonts w:ascii="Times New Roman" w:hAnsi="Times New Roman" w:cs="Times New Roman"/>
          <w:noProof/>
        </w:rPr>
        <w:t>Conners et al., 2002; Szuwalski and Punt, 2013a)</w:t>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AB33A3" w:rsidRPr="00341704">
        <w:rPr>
          <w:rFonts w:ascii="Times New Roman" w:hAnsi="Times New Roman" w:cs="Times New Roman"/>
        </w:rPr>
        <w:t xml:space="preserve"> (e.g.</w:t>
      </w:r>
      <w:r w:rsidR="0098089F" w:rsidRPr="00341704">
        <w:rPr>
          <w:rFonts w:ascii="Times New Roman" w:hAnsi="Times New Roman" w:cs="Times New Roman"/>
        </w:rPr>
        <w:t xml:space="preserve"> </w:t>
      </w:r>
      <w:r w:rsidR="00AD47A6" w:rsidRPr="00341704">
        <w:rPr>
          <w:rFonts w:ascii="Times New Roman" w:hAnsi="Times New Roman" w:cs="Times New Roman"/>
          <w:noProof/>
        </w:rPr>
        <w:t>Thorson et al., 2015; Webber and Thorson, 2016)</w:t>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9F355E" w:rsidRPr="00341704">
        <w:rPr>
          <w:rFonts w:ascii="Times New Roman" w:hAnsi="Times New Roman" w:cs="Times New Roman"/>
        </w:rPr>
        <w:t xml:space="preserve"> (e.g.</w:t>
      </w:r>
      <w:r w:rsidR="00254554">
        <w:rPr>
          <w:rFonts w:ascii="Times New Roman" w:hAnsi="Times New Roman" w:cs="Times New Roman"/>
          <w:noProof/>
        </w:rPr>
        <w:t xml:space="preserve"> Hurtado-Ferro et al., 2010; Lee et al., 2018)</w:t>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proofErr w:type="spellStart"/>
      <w:r w:rsidR="00601C7F" w:rsidRPr="00341704">
        <w:rPr>
          <w:rFonts w:ascii="Times New Roman" w:eastAsia="Times New Roman" w:hAnsi="Times New Roman" w:cs="Times New Roman"/>
        </w:rPr>
        <w:t>A’mar</w:t>
      </w:r>
      <w:proofErr w:type="spellEnd"/>
      <w:r w:rsidR="00601C7F" w:rsidRPr="00341704">
        <w:rPr>
          <w:rFonts w:ascii="Times New Roman" w:eastAsia="Times New Roman" w:hAnsi="Times New Roman" w:cs="Times New Roman"/>
        </w:rPr>
        <w:t xml:space="preserve"> et al., 2009; </w:t>
      </w:r>
      <w:proofErr w:type="spellStart"/>
      <w:r w:rsidR="00601C7F" w:rsidRPr="00341704">
        <w:rPr>
          <w:rFonts w:ascii="Times New Roman" w:eastAsia="Times New Roman" w:hAnsi="Times New Roman" w:cs="Times New Roman"/>
        </w:rPr>
        <w:t>Mueter</w:t>
      </w:r>
      <w:proofErr w:type="spellEnd"/>
      <w:r w:rsidR="00601C7F" w:rsidRPr="00341704">
        <w:rPr>
          <w:rFonts w:ascii="Times New Roman" w:eastAsia="Times New Roman" w:hAnsi="Times New Roman" w:cs="Times New Roman"/>
        </w:rPr>
        <w:t xml:space="preserve"> et al., 2011</w:t>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proofErr w:type="spellStart"/>
      <w:r w:rsidR="009F355E" w:rsidRPr="00341704">
        <w:rPr>
          <w:rFonts w:ascii="Times New Roman" w:hAnsi="Times New Roman" w:cs="Times New Roman"/>
          <w:i/>
        </w:rPr>
        <w:t>Theragra</w:t>
      </w:r>
      <w:proofErr w:type="spellEnd"/>
      <w:r w:rsidR="009F355E" w:rsidRPr="00341704">
        <w:rPr>
          <w:rFonts w:ascii="Times New Roman" w:hAnsi="Times New Roman" w:cs="Times New Roman"/>
          <w:i/>
        </w:rPr>
        <w:t xml:space="preserve"> </w:t>
      </w:r>
      <w:proofErr w:type="spellStart"/>
      <w:r w:rsidR="009F355E" w:rsidRPr="00341704">
        <w:rPr>
          <w:rFonts w:ascii="Times New Roman" w:hAnsi="Times New Roman" w:cs="Times New Roman"/>
          <w:i/>
        </w:rPr>
        <w:t>chalcogramma</w:t>
      </w:r>
      <w:proofErr w:type="spellEnd"/>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AD47A6" w:rsidRPr="00341704">
        <w:rPr>
          <w:rFonts w:ascii="Times New Roman" w:hAnsi="Times New Roman" w:cs="Times New Roman"/>
          <w:noProof/>
        </w:rPr>
        <w:t>(Thorson, 2015)</w:t>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E734B2">
        <w:rPr>
          <w:rFonts w:ascii="Times New Roman" w:eastAsia="Times New Roman" w:hAnsi="Times New Roman" w:cs="Times New Roman"/>
        </w:rPr>
        <w:t xml:space="preserve">(Holt and Punt, 2009; Punt et al., 2014; </w:t>
      </w:r>
      <w:proofErr w:type="spellStart"/>
      <w:r w:rsidR="00E734B2">
        <w:rPr>
          <w:rFonts w:ascii="Times New Roman" w:eastAsia="Times New Roman" w:hAnsi="Times New Roman" w:cs="Times New Roman"/>
        </w:rPr>
        <w:t>Szuwalski</w:t>
      </w:r>
      <w:proofErr w:type="spellEnd"/>
      <w:r w:rsidR="00E734B2">
        <w:rPr>
          <w:rFonts w:ascii="Times New Roman" w:eastAsia="Times New Roman" w:hAnsi="Times New Roman" w:cs="Times New Roman"/>
        </w:rPr>
        <w:t xml:space="preserve"> and Punt, 2013b)</w:t>
      </w:r>
      <w:r w:rsidR="007B221A" w:rsidRPr="00341704">
        <w:rPr>
          <w:rFonts w:ascii="Times New Roman" w:hAnsi="Times New Roman" w:cs="Times New Roman"/>
        </w:rPr>
        <w:t>.</w:t>
      </w:r>
    </w:p>
    <w:p w14:paraId="2B7D176B" w14:textId="77777777" w:rsidR="00F95B0D" w:rsidRPr="00341704" w:rsidRDefault="00F95B0D" w:rsidP="00BC3D72">
      <w:pPr>
        <w:jc w:val="both"/>
        <w:rPr>
          <w:rFonts w:ascii="Times New Roman" w:hAnsi="Times New Roman" w:cs="Times New Roman"/>
        </w:rPr>
      </w:pPr>
    </w:p>
    <w:p w14:paraId="628A33AC" w14:textId="48968790" w:rsidR="00096C82" w:rsidRPr="00341704" w:rsidRDefault="009C318D" w:rsidP="00BC3D72">
      <w:pPr>
        <w:jc w:val="both"/>
        <w:rPr>
          <w:rFonts w:ascii="Times New Roman" w:hAnsi="Times New Roman" w:cs="Times New Roman"/>
        </w:rPr>
      </w:pPr>
      <w:r w:rsidRPr="00341704">
        <w:rPr>
          <w:rFonts w:ascii="Times New Roman" w:hAnsi="Times New Roman" w:cs="Times New Roman"/>
        </w:rPr>
        <w:t>The true impact of time-varying processes on a population remains un</w:t>
      </w:r>
      <w:r>
        <w:rPr>
          <w:rFonts w:ascii="Times New Roman" w:hAnsi="Times New Roman" w:cs="Times New Roman"/>
        </w:rPr>
        <w:t>known, but s</w:t>
      </w:r>
      <w:r w:rsidR="00395705" w:rsidRPr="00341704">
        <w:rPr>
          <w:rFonts w:ascii="Times New Roman" w:hAnsi="Times New Roman" w:cs="Times New Roman"/>
        </w:rPr>
        <w:t>imulation</w:t>
      </w:r>
      <w:r w:rsidR="009946D2" w:rsidRPr="00341704">
        <w:rPr>
          <w:rFonts w:ascii="Times New Roman" w:hAnsi="Times New Roman" w:cs="Times New Roman"/>
        </w:rPr>
        <w:t xml:space="preserve"> allow</w:t>
      </w:r>
      <w:r>
        <w:rPr>
          <w:rFonts w:ascii="Times New Roman" w:hAnsi="Times New Roman" w:cs="Times New Roman"/>
        </w:rPr>
        <w:t>s</w:t>
      </w:r>
      <w:r w:rsidR="00395705" w:rsidRPr="00341704">
        <w:rPr>
          <w:rFonts w:ascii="Times New Roman" w:hAnsi="Times New Roman" w:cs="Times New Roman"/>
        </w:rPr>
        <w:t xml:space="preserve"> managers to evaluate management alternatives </w:t>
      </w:r>
      <w:r w:rsidR="00A63555" w:rsidRPr="00341704">
        <w:rPr>
          <w:rFonts w:ascii="Times New Roman" w:hAnsi="Times New Roman" w:cs="Times New Roman"/>
        </w:rPr>
        <w:t xml:space="preserve">over different projected ‘states of nature’.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AD47A6" w:rsidRPr="00341704">
        <w:rPr>
          <w:rFonts w:ascii="Times New Roman" w:eastAsia="Times New Roman" w:hAnsi="Times New Roman" w:cs="Times New Roman"/>
        </w:rPr>
        <w:t>(</w:t>
      </w:r>
      <w:proofErr w:type="spellStart"/>
      <w:r w:rsidR="00AD47A6" w:rsidRPr="00341704">
        <w:rPr>
          <w:rFonts w:ascii="Times New Roman" w:eastAsia="Times New Roman" w:hAnsi="Times New Roman" w:cs="Times New Roman"/>
        </w:rPr>
        <w:t>A’mar</w:t>
      </w:r>
      <w:proofErr w:type="spellEnd"/>
      <w:r w:rsidR="00AD47A6" w:rsidRPr="00341704">
        <w:rPr>
          <w:rFonts w:ascii="Times New Roman" w:eastAsia="Times New Roman" w:hAnsi="Times New Roman" w:cs="Times New Roman"/>
        </w:rPr>
        <w:t xml:space="preserve"> et al., 2009; </w:t>
      </w:r>
      <w:proofErr w:type="spellStart"/>
      <w:r w:rsidR="00AD47A6" w:rsidRPr="00341704">
        <w:rPr>
          <w:rFonts w:ascii="Times New Roman" w:eastAsia="Times New Roman" w:hAnsi="Times New Roman" w:cs="Times New Roman"/>
        </w:rPr>
        <w:t>Ianelli</w:t>
      </w:r>
      <w:proofErr w:type="spellEnd"/>
      <w:r w:rsidR="00AD47A6" w:rsidRPr="00341704">
        <w:rPr>
          <w:rFonts w:ascii="Times New Roman" w:eastAsia="Times New Roman" w:hAnsi="Times New Roman" w:cs="Times New Roman"/>
        </w:rPr>
        <w:t xml:space="preserve"> et al., 2011)</w:t>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proofErr w:type="spellStart"/>
      <w:r w:rsidR="00986CB6" w:rsidRPr="00341704">
        <w:rPr>
          <w:rFonts w:ascii="Times New Roman" w:hAnsi="Times New Roman" w:cs="Times New Roman"/>
          <w:i/>
        </w:rPr>
        <w:t>Chionoecetes</w:t>
      </w:r>
      <w:proofErr w:type="spellEnd"/>
      <w:r w:rsidR="00986CB6" w:rsidRPr="00341704">
        <w:rPr>
          <w:rFonts w:ascii="Times New Roman" w:hAnsi="Times New Roman" w:cs="Times New Roman"/>
          <w:i/>
        </w:rPr>
        <w:t xml:space="preserve"> </w:t>
      </w:r>
      <w:proofErr w:type="spellStart"/>
      <w:r w:rsidR="00986CB6" w:rsidRPr="00341704">
        <w:rPr>
          <w:rFonts w:ascii="Times New Roman" w:hAnsi="Times New Roman" w:cs="Times New Roman"/>
          <w:i/>
        </w:rPr>
        <w:t>opilio</w:t>
      </w:r>
      <w:proofErr w:type="spellEnd"/>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E734B2">
        <w:rPr>
          <w:rFonts w:ascii="Times New Roman" w:hAnsi="Times New Roman" w:cs="Times New Roman"/>
          <w:noProof/>
        </w:rPr>
        <w:t>(Szuwalski and Punt, 2013b)</w:t>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Ying et al. </w:t>
      </w:r>
      <w:r w:rsidR="001D2A0E" w:rsidRPr="00341704">
        <w:rPr>
          <w:rFonts w:ascii="Times New Roman" w:hAnsi="Times New Roman" w:cs="Times New Roman"/>
          <w:noProof/>
        </w:rPr>
        <w:t>(2011)</w:t>
      </w:r>
      <w:r w:rsidR="001D2A0E" w:rsidRPr="00341704">
        <w:rPr>
          <w:rFonts w:ascii="Times New Roman" w:hAnsi="Times New Roman" w:cs="Times New Roman"/>
        </w:rPr>
        <w:t xml:space="preserve"> showed that managing three subpopulations as a single unit was likely to result in overexploitation at a local level for small yellow croaker (</w:t>
      </w:r>
      <w:proofErr w:type="spellStart"/>
      <w:r w:rsidR="001D2A0E" w:rsidRPr="00341704">
        <w:rPr>
          <w:rFonts w:ascii="Times New Roman" w:hAnsi="Times New Roman" w:cs="Times New Roman"/>
          <w:i/>
        </w:rPr>
        <w:t>Larimichthys</w:t>
      </w:r>
      <w:proofErr w:type="spellEnd"/>
      <w:r w:rsidR="001D2A0E" w:rsidRPr="00341704">
        <w:rPr>
          <w:rFonts w:ascii="Times New Roman" w:hAnsi="Times New Roman" w:cs="Times New Roman"/>
          <w:i/>
        </w:rPr>
        <w:t xml:space="preserve"> </w:t>
      </w:r>
      <w:proofErr w:type="spellStart"/>
      <w:r w:rsidR="001D2A0E" w:rsidRPr="00341704">
        <w:rPr>
          <w:rFonts w:ascii="Times New Roman" w:hAnsi="Times New Roman" w:cs="Times New Roman"/>
          <w:i/>
        </w:rPr>
        <w:t>polyactis</w:t>
      </w:r>
      <w:proofErr w:type="spellEnd"/>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02557159" w:rsidR="00A236D6" w:rsidRPr="00341704" w:rsidRDefault="00A63555" w:rsidP="00BC3D72">
      <w:pPr>
        <w:jc w:val="both"/>
        <w:rPr>
          <w:rFonts w:ascii="Times New Roman" w:hAnsi="Times New Roman" w:cs="Times New Roman"/>
        </w:rPr>
      </w:pPr>
      <w:r w:rsidRPr="00341704">
        <w:rPr>
          <w:rFonts w:ascii="Times New Roman" w:hAnsi="Times New Roman" w:cs="Times New Roman"/>
        </w:rPr>
        <w:t>Here we present a Generalized Management Strategy Evaluation framework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2C53D8" w:rsidRPr="00341704">
        <w:rPr>
          <w:rFonts w:ascii="Times New Roman" w:hAnsi="Times New Roman" w:cs="Times New Roman"/>
        </w:rPr>
        <w:t xml:space="preserve"> </w:t>
      </w:r>
      <w:proofErr w:type="spellStart"/>
      <w:r w:rsidR="002C53D8" w:rsidRPr="00341704">
        <w:rPr>
          <w:rFonts w:ascii="Times New Roman" w:hAnsi="Times New Roman" w:cs="Times New Roman"/>
        </w:rPr>
        <w:t>GeMS</w:t>
      </w:r>
      <w:proofErr w:type="spellEnd"/>
      <w:r w:rsidR="002C53D8" w:rsidRPr="00341704">
        <w:rPr>
          <w:rFonts w:ascii="Times New Roman" w:hAnsi="Times New Roman" w:cs="Times New Roman"/>
        </w:rPr>
        <w:t xml:space="preserve">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proofErr w:type="spellStart"/>
      <w:r w:rsidR="00CA6479" w:rsidRPr="00341704">
        <w:rPr>
          <w:rFonts w:ascii="Times New Roman" w:hAnsi="Times New Roman" w:cs="Times New Roman"/>
        </w:rPr>
        <w:t>GeMS</w:t>
      </w:r>
      <w:proofErr w:type="spellEnd"/>
      <w:r w:rsidR="00CA6479" w:rsidRPr="00341704">
        <w:rPr>
          <w:rFonts w:ascii="Times New Roman" w:hAnsi="Times New Roman" w:cs="Times New Roman"/>
        </w:rPr>
        <w:t xml:space="preserve">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From this starting point</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system. </w:t>
      </w:r>
      <w:proofErr w:type="spellStart"/>
      <w:r w:rsidR="00CA6479" w:rsidRPr="00341704">
        <w:rPr>
          <w:rFonts w:ascii="Times New Roman" w:hAnsi="Times New Roman" w:cs="Times New Roman"/>
        </w:rPr>
        <w:t>GeMS</w:t>
      </w:r>
      <w:proofErr w:type="spellEnd"/>
      <w:r w:rsidR="00CA6479" w:rsidRPr="00341704">
        <w:rPr>
          <w:rFonts w:ascii="Times New Roman" w:hAnsi="Times New Roman" w:cs="Times New Roman"/>
        </w:rPr>
        <w:t xml:space="preserve"> is w</w:t>
      </w:r>
      <w:r w:rsidR="00E90100" w:rsidRPr="00341704">
        <w:rPr>
          <w:rFonts w:ascii="Times New Roman" w:hAnsi="Times New Roman" w:cs="Times New Roman"/>
        </w:rPr>
        <w:t xml:space="preserve">ritten in R </w:t>
      </w:r>
      <w:r w:rsidR="00AD47A6" w:rsidRPr="00341704">
        <w:rPr>
          <w:rFonts w:ascii="Times New Roman" w:hAnsi="Times New Roman" w:cs="Times New Roman"/>
          <w:noProof/>
        </w:rPr>
        <w:t>(R Core Team, 2017)</w:t>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AD47A6" w:rsidRPr="00341704">
        <w:rPr>
          <w:rFonts w:ascii="Times New Roman" w:hAnsi="Times New Roman" w:cs="Times New Roman"/>
          <w:noProof/>
        </w:rPr>
        <w:t>Fournier et al., 2012)</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AD47A6" w:rsidRPr="00341704">
        <w:rPr>
          <w:rFonts w:ascii="Times New Roman" w:hAnsi="Times New Roman" w:cs="Times New Roman"/>
          <w:noProof/>
        </w:rPr>
        <w:t>(Anderson et al., 2014; Kell et al., 2007)</w:t>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lastRenderedPageBreak/>
        <w:t xml:space="preserve">General </w:t>
      </w:r>
      <w:r w:rsidR="00D239D3" w:rsidRPr="00341704">
        <w:rPr>
          <w:rFonts w:ascii="Times New Roman" w:hAnsi="Times New Roman" w:cs="Times New Roman"/>
          <w:i/>
        </w:rPr>
        <w:t>Overview</w:t>
      </w:r>
    </w:p>
    <w:p w14:paraId="562FC98E" w14:textId="36EFECCE" w:rsidR="00FD7C9E" w:rsidRPr="00341704" w:rsidRDefault="00241E4E" w:rsidP="00BC3D72">
      <w:pPr>
        <w:jc w:val="both"/>
        <w:rPr>
          <w:rFonts w:ascii="Times New Roman" w:hAnsi="Times New Roman" w:cs="Times New Roman"/>
        </w:rPr>
      </w:pPr>
      <w:r w:rsidRPr="00341704">
        <w:rPr>
          <w:rFonts w:ascii="Times New Roman" w:hAnsi="Times New Roman" w:cs="Times New Roman"/>
        </w:rPr>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(Figure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00AD47A6" w:rsidRPr="00341704">
        <w:rPr>
          <w:rFonts w:ascii="Times New Roman" w:eastAsia="Times New Roman" w:hAnsi="Times New Roman" w:cs="Times New Roman"/>
        </w:rPr>
        <w:t>(</w:t>
      </w:r>
      <w:proofErr w:type="spellStart"/>
      <w:r w:rsidR="00AD47A6" w:rsidRPr="00341704">
        <w:rPr>
          <w:rFonts w:ascii="Times New Roman" w:eastAsia="Times New Roman" w:hAnsi="Times New Roman" w:cs="Times New Roman"/>
        </w:rPr>
        <w:t>A’mar</w:t>
      </w:r>
      <w:proofErr w:type="spellEnd"/>
      <w:r w:rsidR="00AD47A6" w:rsidRPr="00341704">
        <w:rPr>
          <w:rFonts w:ascii="Times New Roman" w:eastAsia="Times New Roman" w:hAnsi="Times New Roman" w:cs="Times New Roman"/>
        </w:rPr>
        <w:t xml:space="preserve"> et al., 2009; Punt et al., 2016; Rademeyer et al., 2007)</w:t>
      </w:r>
      <w:r w:rsidRPr="00341704">
        <w:rPr>
          <w:rFonts w:ascii="Times New Roman" w:hAnsi="Times New Roman" w:cs="Times New Roman"/>
        </w:rPr>
        <w:t xml:space="preserve">. </w:t>
      </w:r>
      <w:proofErr w:type="spellStart"/>
      <w:r w:rsidR="00FD7C9E" w:rsidRPr="00341704">
        <w:rPr>
          <w:rFonts w:ascii="Times New Roman" w:hAnsi="Times New Roman" w:cs="Times New Roman"/>
        </w:rPr>
        <w:t>GeMS</w:t>
      </w:r>
      <w:proofErr w:type="spellEnd"/>
      <w:r w:rsidR="00FD7C9E" w:rsidRPr="00341704">
        <w:rPr>
          <w:rFonts w:ascii="Times New Roman" w:hAnsi="Times New Roman" w:cs="Times New Roman"/>
        </w:rPr>
        <w:t xml:space="preserve">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ins w:id="3" w:author="leeqi" w:date="2018-05-08T18:59:00Z">
        <w:r w:rsidR="00254554">
          <w:rPr>
            <w:rFonts w:ascii="Times New Roman" w:hAnsi="Times New Roman" w:cs="Times New Roman"/>
          </w:rPr>
          <w:t xml:space="preserve"> </w:t>
        </w:r>
      </w:ins>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Operating model: The operating model for </w:t>
      </w:r>
      <w:proofErr w:type="spellStart"/>
      <w:r w:rsidRPr="00341704">
        <w:rPr>
          <w:rFonts w:ascii="Times New Roman" w:hAnsi="Times New Roman" w:cs="Times New Roman"/>
        </w:rPr>
        <w:t>GeMS</w:t>
      </w:r>
      <w:proofErr w:type="spellEnd"/>
      <w:r w:rsidRPr="00341704">
        <w:rPr>
          <w:rFonts w:ascii="Times New Roman" w:hAnsi="Times New Roman" w:cs="Times New Roman"/>
        </w:rPr>
        <w:t xml:space="preserve">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w:t>
      </w:r>
      <w:proofErr w:type="spellStart"/>
      <w:r w:rsidR="00541CDD" w:rsidRPr="00341704">
        <w:rPr>
          <w:rFonts w:ascii="Times New Roman" w:hAnsi="Times New Roman" w:cs="Times New Roman"/>
          <w:i/>
        </w:rPr>
        <w:t>GeMS</w:t>
      </w:r>
      <w:proofErr w:type="spellEnd"/>
    </w:p>
    <w:p w14:paraId="6B14A5CC" w14:textId="7BF02D76"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1636C8" w:rsidRPr="00341704">
        <w:rPr>
          <w:rFonts w:ascii="Times New Roman" w:hAnsi="Times New Roman" w:cs="Times New Roman"/>
        </w:rPr>
        <w:t>fork</w:t>
      </w:r>
      <w:r w:rsidRPr="00341704">
        <w:rPr>
          <w:rFonts w:ascii="Times New Roman" w:hAnsi="Times New Roman" w:cs="Times New Roman"/>
        </w:rPr>
        <w:t xml:space="preserve">ed from </w:t>
      </w:r>
      <w:proofErr w:type="spellStart"/>
      <w:r w:rsidRPr="00341704">
        <w:rPr>
          <w:rFonts w:ascii="Times New Roman" w:hAnsi="Times New Roman" w:cs="Times New Roman"/>
        </w:rPr>
        <w:t>Github</w:t>
      </w:r>
      <w:proofErr w:type="spellEnd"/>
      <w:r w:rsidRPr="00341704">
        <w:rPr>
          <w:rFonts w:ascii="Times New Roman" w:hAnsi="Times New Roman" w:cs="Times New Roman"/>
        </w:rPr>
        <w:t xml:space="preserve"> at </w:t>
      </w:r>
      <w:r w:rsidRPr="004D4EF2">
        <w:rPr>
          <w:rStyle w:val="Hyperlink"/>
        </w:rPr>
        <w:t>https://github.com/szuwalski/</w:t>
      </w:r>
      <w:del w:id="4" w:author="leeqi" w:date="2018-05-08T19:02:00Z">
        <w:r w:rsidRPr="004D4EF2" w:rsidDel="00254554">
          <w:rPr>
            <w:rStyle w:val="Hyperlink"/>
          </w:rPr>
          <w:delText>General-MS</w:delText>
        </w:r>
      </w:del>
      <w:ins w:id="5" w:author="leeqi" w:date="2018-05-08T19:02:00Z">
        <w:r w:rsidR="00254554">
          <w:rPr>
            <w:rStyle w:val="Hyperlink"/>
          </w:rPr>
          <w:t>GeMS</w:t>
        </w:r>
      </w:ins>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proofErr w:type="spellStart"/>
      <w:r w:rsidR="00870420" w:rsidRPr="00341704">
        <w:rPr>
          <w:rFonts w:ascii="Times New Roman" w:hAnsi="Times New Roman" w:cs="Times New Roman"/>
        </w:rPr>
        <w:t>GeMS</w:t>
      </w:r>
      <w:proofErr w:type="spellEnd"/>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 from</w:t>
      </w:r>
      <w:r w:rsidR="005546DE" w:rsidRPr="00341704">
        <w:rPr>
          <w:rFonts w:ascii="Times New Roman" w:hAnsi="Times New Roman" w:cs="Times New Roman"/>
        </w:rPr>
        <w:t xml:space="preserve"> on Hurtado et al. </w:t>
      </w:r>
      <w:r w:rsidR="005546DE" w:rsidRPr="00341704">
        <w:rPr>
          <w:rFonts w:ascii="Times New Roman" w:hAnsi="Times New Roman" w:cs="Times New Roman"/>
          <w:noProof/>
        </w:rPr>
        <w:t>(2015)</w:t>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proofErr w:type="spellStart"/>
      <w:r w:rsidR="00A76E57">
        <w:rPr>
          <w:rFonts w:ascii="Times New Roman" w:hAnsi="Times New Roman" w:cs="Times New Roman"/>
        </w:rPr>
        <w:t>run_</w:t>
      </w:r>
      <w:r w:rsidR="008430BE" w:rsidRPr="00341704">
        <w:rPr>
          <w:rFonts w:ascii="Times New Roman" w:hAnsi="Times New Roman" w:cs="Times New Roman"/>
        </w:rPr>
        <w:t>GeMS</w:t>
      </w:r>
      <w:proofErr w:type="spellEnd"/>
      <w:r w:rsidR="008430BE" w:rsidRPr="00341704">
        <w:rPr>
          <w:rFonts w:ascii="Times New Roman" w:hAnsi="Times New Roman" w:cs="Times New Roman"/>
        </w:rPr>
        <w:t>()</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5D617130"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00AD47A6" w:rsidRPr="00341704">
        <w:rPr>
          <w:rFonts w:ascii="Times New Roman" w:hAnsi="Times New Roman" w:cs="Times New Roman"/>
          <w:noProof/>
        </w:rPr>
        <w:t>(Ricker, 1975)</w:t>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00AD47A6" w:rsidRPr="00341704">
        <w:rPr>
          <w:rFonts w:ascii="Times New Roman" w:hAnsi="Times New Roman" w:cs="Times New Roman"/>
          <w:noProof/>
        </w:rPr>
        <w:t>(Polacheck et al., 1993)</w:t>
      </w:r>
      <w:r w:rsidRPr="00341704">
        <w:rPr>
          <w:rFonts w:ascii="Times New Roman" w:hAnsi="Times New Roman" w:cs="Times New Roman"/>
        </w:rPr>
        <w:t xml:space="preserve">. Written in the Schaefer form </w:t>
      </w:r>
      <w:r w:rsidR="00AD47A6" w:rsidRPr="00341704">
        <w:rPr>
          <w:rFonts w:ascii="Times New Roman" w:hAnsi="Times New Roman" w:cs="Times New Roman"/>
          <w:noProof/>
        </w:rPr>
        <w:t>(Schaefer, 1954)</w:t>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78B0E70A" w14:textId="3810B811" w:rsidR="00C4041F" w:rsidRDefault="00C4041F" w:rsidP="00BC3D72">
      <w:pPr>
        <w:jc w:val="both"/>
        <w:rPr>
          <w:rFonts w:ascii="Times New Roman" w:hAnsi="Times New Roman" w:cs="Times New Roman"/>
        </w:rPr>
      </w:pPr>
      <w:r>
        <w:rPr>
          <w:rFonts w:ascii="Times New Roman" w:hAnsi="Times New Roman" w:cs="Times New Roman"/>
        </w:rPr>
        <w:t>An example MSE that e</w:t>
      </w:r>
      <w:r w:rsidR="00285A15" w:rsidRPr="00341704">
        <w:rPr>
          <w:rFonts w:ascii="Times New Roman" w:hAnsi="Times New Roman" w:cs="Times New Roman"/>
        </w:rPr>
        <w:t>xamin</w:t>
      </w:r>
      <w:r>
        <w:rPr>
          <w:rFonts w:ascii="Times New Roman" w:hAnsi="Times New Roman" w:cs="Times New Roman"/>
        </w:rPr>
        <w:t>es</w:t>
      </w:r>
      <w:r w:rsidR="00285A15" w:rsidRPr="00341704">
        <w:rPr>
          <w:rFonts w:ascii="Times New Roman" w:hAnsi="Times New Roman" w:cs="Times New Roman"/>
        </w:rPr>
        <w:t xml:space="preserve"> the </w:t>
      </w:r>
      <w:r>
        <w:rPr>
          <w:rFonts w:ascii="Times New Roman" w:hAnsi="Times New Roman" w:cs="Times New Roman"/>
        </w:rPr>
        <w:t xml:space="preserve">management </w:t>
      </w:r>
      <w:r w:rsidR="00A9720C" w:rsidRPr="00341704">
        <w:rPr>
          <w:rFonts w:ascii="Times New Roman" w:hAnsi="Times New Roman" w:cs="Times New Roman"/>
        </w:rPr>
        <w:t>performance</w:t>
      </w:r>
      <w:r w:rsidR="00E03BEC" w:rsidRPr="00341704">
        <w:rPr>
          <w:rFonts w:ascii="Times New Roman" w:hAnsi="Times New Roman" w:cs="Times New Roman"/>
        </w:rPr>
        <w:t xml:space="preserve"> of</w:t>
      </w:r>
      <w:r w:rsidR="00380658" w:rsidRPr="00341704">
        <w:rPr>
          <w:rFonts w:ascii="Times New Roman" w:hAnsi="Times New Roman" w:cs="Times New Roman"/>
        </w:rPr>
        <w:t xml:space="preserve"> a surplus production model </w:t>
      </w:r>
      <w:r>
        <w:rPr>
          <w:rFonts w:ascii="Times New Roman" w:hAnsi="Times New Roman" w:cs="Times New Roman"/>
        </w:rPr>
        <w:t>for a</w:t>
      </w:r>
      <w:r w:rsidR="007602E8" w:rsidRPr="00341704">
        <w:rPr>
          <w:rFonts w:ascii="Times New Roman" w:hAnsi="Times New Roman" w:cs="Times New Roman"/>
        </w:rPr>
        <w:t xml:space="preserve"> </w:t>
      </w:r>
      <w:r>
        <w:rPr>
          <w:rFonts w:ascii="Times New Roman" w:hAnsi="Times New Roman" w:cs="Times New Roman"/>
        </w:rPr>
        <w:t xml:space="preserve">population with </w:t>
      </w:r>
      <w:r w:rsidR="007602E8" w:rsidRPr="00341704">
        <w:rPr>
          <w:rFonts w:ascii="Times New Roman" w:hAnsi="Times New Roman" w:cs="Times New Roman"/>
        </w:rPr>
        <w:t>cod-like characteristics</w:t>
      </w:r>
      <w:r w:rsidR="00170C39">
        <w:rPr>
          <w:rFonts w:ascii="Times New Roman" w:hAnsi="Times New Roman" w:cs="Times New Roman"/>
        </w:rPr>
        <w:t xml:space="preserve"> with three different levels of productivity (as seen through the ‘steepness’ parameter of the stock-recruit relationship)</w:t>
      </w:r>
      <w:r w:rsidR="00E31CFF" w:rsidRPr="00341704">
        <w:rPr>
          <w:rFonts w:ascii="Times New Roman" w:hAnsi="Times New Roman" w:cs="Times New Roman"/>
        </w:rPr>
        <w:t xml:space="preserve"> is </w:t>
      </w:r>
      <w:r>
        <w:rPr>
          <w:rFonts w:ascii="Times New Roman" w:hAnsi="Times New Roman" w:cs="Times New Roman"/>
        </w:rPr>
        <w:t xml:space="preserve">included in </w:t>
      </w:r>
      <w:r w:rsidR="00170C39">
        <w:rPr>
          <w:rFonts w:ascii="Times New Roman" w:hAnsi="Times New Roman" w:cs="Times New Roman"/>
        </w:rPr>
        <w:t>the folder ‘</w:t>
      </w:r>
      <w:proofErr w:type="spellStart"/>
      <w:del w:id="6" w:author="leeqi" w:date="2018-05-09T10:36:00Z">
        <w:r w:rsidR="00D369CE" w:rsidDel="00E45D74">
          <w:rPr>
            <w:rFonts w:ascii="Times New Roman" w:hAnsi="Times New Roman" w:cs="Times New Roman"/>
          </w:rPr>
          <w:delText>Examples</w:delText>
        </w:r>
      </w:del>
      <w:ins w:id="7" w:author="leeqi" w:date="2018-05-09T10:36:00Z">
        <w:r w:rsidR="00E45D74">
          <w:rPr>
            <w:rFonts w:ascii="Times New Roman" w:hAnsi="Times New Roman" w:cs="Times New Roman"/>
          </w:rPr>
          <w:t>inst</w:t>
        </w:r>
        <w:proofErr w:type="spellEnd"/>
        <w:r w:rsidR="00E45D74">
          <w:rPr>
            <w:rFonts w:ascii="Times New Roman" w:hAnsi="Times New Roman" w:cs="Times New Roman"/>
          </w:rPr>
          <w:t>/</w:t>
        </w:r>
        <w:proofErr w:type="spellStart"/>
        <w:r w:rsidR="00E45D74">
          <w:rPr>
            <w:rFonts w:ascii="Times New Roman" w:hAnsi="Times New Roman" w:cs="Times New Roman"/>
          </w:rPr>
          <w:t>extdata</w:t>
        </w:r>
      </w:ins>
      <w:proofErr w:type="spellEnd"/>
      <w:r w:rsidR="00D369CE">
        <w:rPr>
          <w:rFonts w:ascii="Times New Roman" w:hAnsi="Times New Roman" w:cs="Times New Roman"/>
        </w:rPr>
        <w:t>/</w:t>
      </w:r>
      <w:r>
        <w:rPr>
          <w:rFonts w:ascii="Times New Roman" w:hAnsi="Times New Roman" w:cs="Times New Roman"/>
        </w:rPr>
        <w:t>Cod_1_Production</w:t>
      </w:r>
      <w:r w:rsidR="00170C39">
        <w:rPr>
          <w:rFonts w:ascii="Times New Roman" w:hAnsi="Times New Roman" w:cs="Times New Roman"/>
        </w:rPr>
        <w:t xml:space="preserve">’ of the </w:t>
      </w:r>
      <w:proofErr w:type="spellStart"/>
      <w:r w:rsidR="00170C39">
        <w:rPr>
          <w:rFonts w:ascii="Times New Roman" w:hAnsi="Times New Roman" w:cs="Times New Roman"/>
        </w:rPr>
        <w:t>GeMS</w:t>
      </w:r>
      <w:proofErr w:type="spellEnd"/>
      <w:r w:rsidR="00170C39">
        <w:rPr>
          <w:rFonts w:ascii="Times New Roman" w:hAnsi="Times New Roman" w:cs="Times New Roman"/>
        </w:rPr>
        <w:t xml:space="preserve"> </w:t>
      </w:r>
      <w:proofErr w:type="spellStart"/>
      <w:r w:rsidR="00170C39">
        <w:rPr>
          <w:rFonts w:ascii="Times New Roman" w:hAnsi="Times New Roman" w:cs="Times New Roman"/>
        </w:rPr>
        <w:t>github</w:t>
      </w:r>
      <w:proofErr w:type="spellEnd"/>
      <w:r w:rsidR="00170C39">
        <w:rPr>
          <w:rFonts w:ascii="Times New Roman" w:hAnsi="Times New Roman" w:cs="Times New Roman"/>
        </w:rPr>
        <w:t xml:space="preserve"> repository</w:t>
      </w:r>
      <w:r w:rsidR="0042455A" w:rsidRPr="00341704">
        <w:rPr>
          <w:rFonts w:ascii="Times New Roman" w:hAnsi="Times New Roman" w:cs="Times New Roman"/>
        </w:rPr>
        <w:t>.</w:t>
      </w:r>
      <w:r w:rsidR="0052570C" w:rsidRPr="00341704">
        <w:rPr>
          <w:rFonts w:ascii="Times New Roman" w:hAnsi="Times New Roman" w:cs="Times New Roman"/>
        </w:rPr>
        <w:t xml:space="preserve"> </w:t>
      </w:r>
      <w:r>
        <w:rPr>
          <w:rFonts w:ascii="Times New Roman" w:hAnsi="Times New Roman" w:cs="Times New Roman"/>
        </w:rPr>
        <w:t>A production model was selected in the control file</w:t>
      </w:r>
      <w:r w:rsidR="00170C39">
        <w:rPr>
          <w:rFonts w:ascii="Times New Roman" w:hAnsi="Times New Roman" w:cs="Times New Roman"/>
        </w:rPr>
        <w:t xml:space="preserve"> for each scenario (i.e. in “Cod_Base_CTL.csv”, “Cod_HighProd_CTL.csv”, and </w:t>
      </w:r>
      <w:r w:rsidR="00170C39">
        <w:rPr>
          <w:rFonts w:ascii="Times New Roman" w:hAnsi="Times New Roman" w:cs="Times New Roman"/>
        </w:rPr>
        <w:lastRenderedPageBreak/>
        <w:t>“Cod_LowProd_CTL.csv”)</w:t>
      </w:r>
      <w:r>
        <w:rPr>
          <w:rFonts w:ascii="Times New Roman" w:hAnsi="Times New Roman" w:cs="Times New Roman"/>
        </w:rPr>
        <w:t xml:space="preserve"> as the desired assessment method and the MSE was executed by running code similar to this </w:t>
      </w:r>
      <w:r w:rsidR="00DA5952">
        <w:rPr>
          <w:rFonts w:ascii="Times New Roman" w:hAnsi="Times New Roman" w:cs="Times New Roman"/>
        </w:rPr>
        <w:t xml:space="preserve">R </w:t>
      </w:r>
      <w:r>
        <w:rPr>
          <w:rFonts w:ascii="Times New Roman" w:hAnsi="Times New Roman" w:cs="Times New Roman"/>
        </w:rPr>
        <w:t>code:</w:t>
      </w:r>
      <w:r w:rsidR="0052570C" w:rsidRPr="00341704">
        <w:rPr>
          <w:rFonts w:ascii="Times New Roman" w:hAnsi="Times New Roman" w:cs="Times New Roman"/>
        </w:rPr>
        <w:t xml:space="preserve"> </w:t>
      </w:r>
    </w:p>
    <w:p w14:paraId="71D02BC3" w14:textId="77777777" w:rsidR="005814B0" w:rsidRDefault="005814B0" w:rsidP="00BC3D72">
      <w:pPr>
        <w:jc w:val="both"/>
        <w:rPr>
          <w:rFonts w:ascii="Times New Roman" w:hAnsi="Times New Roman" w:cs="Times New Roman"/>
        </w:rPr>
      </w:pPr>
    </w:p>
    <w:p w14:paraId="6D2B76AE" w14:textId="3FC48932" w:rsidR="00170C39" w:rsidRDefault="005814B0" w:rsidP="00BC3D72">
      <w:pPr>
        <w:jc w:val="both"/>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GeMS</w:t>
      </w:r>
      <w:proofErr w:type="spellEnd"/>
      <w:r>
        <w:rPr>
          <w:rFonts w:ascii="Times New Roman" w:hAnsi="Times New Roman" w:cs="Times New Roman"/>
        </w:rPr>
        <w:t>)</w:t>
      </w:r>
    </w:p>
    <w:p w14:paraId="6FEA6992" w14:textId="3678C759" w:rsidR="00DA5952" w:rsidRDefault="00DA5952" w:rsidP="00BC3D72">
      <w:pPr>
        <w:jc w:val="both"/>
        <w:rPr>
          <w:rFonts w:ascii="Times New Roman" w:hAnsi="Times New Roman" w:cs="Times New Roman"/>
        </w:rPr>
      </w:pPr>
      <w:proofErr w:type="spellStart"/>
      <w:r>
        <w:rPr>
          <w:rFonts w:ascii="Times New Roman" w:hAnsi="Times New Roman" w:cs="Times New Roman"/>
        </w:rPr>
        <w:t>CurrentDirectory</w:t>
      </w:r>
      <w:proofErr w:type="spellEnd"/>
      <w:r>
        <w:rPr>
          <w:rFonts w:ascii="Times New Roman" w:hAnsi="Times New Roman" w:cs="Times New Roman"/>
        </w:rPr>
        <w:t>&lt;-</w:t>
      </w:r>
      <w:r w:rsidR="005814B0">
        <w:rPr>
          <w:rFonts w:ascii="Times New Roman" w:hAnsi="Times New Roman" w:cs="Times New Roman"/>
        </w:rPr>
        <w:t>“C:/</w:t>
      </w:r>
      <w:proofErr w:type="spellStart"/>
      <w:r w:rsidR="005814B0">
        <w:rPr>
          <w:rFonts w:ascii="Times New Roman" w:hAnsi="Times New Roman" w:cs="Times New Roman"/>
        </w:rPr>
        <w:t>GeMS</w:t>
      </w:r>
      <w:proofErr w:type="spellEnd"/>
      <w:r w:rsidR="005814B0">
        <w:rPr>
          <w:rFonts w:ascii="Times New Roman" w:hAnsi="Times New Roman" w:cs="Times New Roman"/>
        </w:rPr>
        <w:t>/</w:t>
      </w:r>
      <w:proofErr w:type="spellStart"/>
      <w:r w:rsidR="005814B0">
        <w:rPr>
          <w:rFonts w:ascii="Times New Roman" w:hAnsi="Times New Roman" w:cs="Times New Roman"/>
        </w:rPr>
        <w:t>MyDir</w:t>
      </w:r>
      <w:proofErr w:type="spellEnd"/>
      <w:r w:rsidR="005814B0">
        <w:rPr>
          <w:rFonts w:ascii="Times New Roman" w:hAnsi="Times New Roman" w:cs="Times New Roman"/>
        </w:rPr>
        <w:t>”</w:t>
      </w:r>
    </w:p>
    <w:p w14:paraId="1836B11C" w14:textId="3BC7829C" w:rsidR="00170C39" w:rsidRDefault="00DA5952" w:rsidP="00BC3D72">
      <w:pPr>
        <w:jc w:val="both"/>
        <w:rPr>
          <w:rFonts w:ascii="Times New Roman" w:hAnsi="Times New Roman" w:cs="Times New Roman"/>
        </w:rPr>
      </w:pPr>
      <w:proofErr w:type="spellStart"/>
      <w:r>
        <w:rPr>
          <w:rFonts w:ascii="Times New Roman" w:hAnsi="Times New Roman" w:cs="Times New Roman"/>
        </w:rPr>
        <w:t>OMNames</w:t>
      </w:r>
      <w:proofErr w:type="spellEnd"/>
      <w:r>
        <w:rPr>
          <w:rFonts w:ascii="Times New Roman" w:hAnsi="Times New Roman" w:cs="Times New Roman"/>
        </w:rPr>
        <w:t xml:space="preserve"> </w:t>
      </w:r>
      <w:r w:rsidR="00170C39">
        <w:rPr>
          <w:rFonts w:ascii="Times New Roman" w:hAnsi="Times New Roman" w:cs="Times New Roman"/>
        </w:rPr>
        <w:t>&lt;-c(“</w:t>
      </w:r>
      <w:proofErr w:type="spellStart"/>
      <w:r w:rsidR="00170C39">
        <w:rPr>
          <w:rFonts w:ascii="Times New Roman" w:hAnsi="Times New Roman" w:cs="Times New Roman"/>
        </w:rPr>
        <w:t>Cod_Base_CTL</w:t>
      </w:r>
      <w:proofErr w:type="spellEnd"/>
      <w:r w:rsidR="00170C39">
        <w:rPr>
          <w:rFonts w:ascii="Times New Roman" w:hAnsi="Times New Roman" w:cs="Times New Roman"/>
        </w:rPr>
        <w:t>”, “</w:t>
      </w:r>
      <w:proofErr w:type="spellStart"/>
      <w:r w:rsidR="00170C39">
        <w:rPr>
          <w:rFonts w:ascii="Times New Roman" w:hAnsi="Times New Roman" w:cs="Times New Roman"/>
        </w:rPr>
        <w:t>Cod_HighProd_CTL</w:t>
      </w:r>
      <w:proofErr w:type="spellEnd"/>
      <w:r w:rsidR="00170C39">
        <w:rPr>
          <w:rFonts w:ascii="Times New Roman" w:hAnsi="Times New Roman" w:cs="Times New Roman"/>
        </w:rPr>
        <w:t>”, “</w:t>
      </w:r>
      <w:proofErr w:type="spellStart"/>
      <w:r w:rsidR="00170C39">
        <w:rPr>
          <w:rFonts w:ascii="Times New Roman" w:hAnsi="Times New Roman" w:cs="Times New Roman"/>
        </w:rPr>
        <w:t>Cod_LowProd_CTL</w:t>
      </w:r>
      <w:proofErr w:type="spellEnd"/>
      <w:r w:rsidR="00170C39">
        <w:rPr>
          <w:rFonts w:ascii="Times New Roman" w:hAnsi="Times New Roman" w:cs="Times New Roman"/>
        </w:rPr>
        <w:t>”)</w:t>
      </w:r>
    </w:p>
    <w:p w14:paraId="2A0701B2" w14:textId="04E218AD" w:rsidR="002B2B5F" w:rsidRDefault="002B2B5F" w:rsidP="00BC3D72">
      <w:pPr>
        <w:jc w:val="both"/>
        <w:rPr>
          <w:rFonts w:ascii="Times New Roman" w:hAnsi="Times New Roman" w:cs="Times New Roman"/>
        </w:rPr>
      </w:pPr>
      <w:proofErr w:type="spellStart"/>
      <w:r>
        <w:rPr>
          <w:rFonts w:ascii="Times New Roman" w:hAnsi="Times New Roman" w:cs="Times New Roman"/>
        </w:rPr>
        <w:t>run_GeMS</w:t>
      </w:r>
      <w:proofErr w:type="spellEnd"/>
      <w:r>
        <w:rPr>
          <w:rFonts w:ascii="Times New Roman" w:hAnsi="Times New Roman" w:cs="Times New Roman"/>
        </w:rPr>
        <w:t>(</w:t>
      </w:r>
      <w:proofErr w:type="spellStart"/>
      <w:del w:id="8" w:author="leeqi" w:date="2018-05-08T18:57:00Z">
        <w:r w:rsidDel="00D87935">
          <w:rPr>
            <w:rFonts w:ascii="Times New Roman" w:hAnsi="Times New Roman" w:cs="Times New Roman"/>
          </w:rPr>
          <w:delText>CurDir</w:delText>
        </w:r>
      </w:del>
      <w:ins w:id="9" w:author="leeqi" w:date="2018-05-08T18:57:00Z">
        <w:r w:rsidR="00D87935">
          <w:rPr>
            <w:rFonts w:ascii="Times New Roman" w:hAnsi="Times New Roman" w:cs="Times New Roman"/>
          </w:rPr>
          <w:t>MSEdir</w:t>
        </w:r>
      </w:ins>
      <w:proofErr w:type="spellEnd"/>
      <w:r>
        <w:rPr>
          <w:rFonts w:ascii="Times New Roman" w:hAnsi="Times New Roman" w:cs="Times New Roman"/>
        </w:rPr>
        <w:t>=</w:t>
      </w:r>
      <w:proofErr w:type="spellStart"/>
      <w:r>
        <w:rPr>
          <w:rFonts w:ascii="Times New Roman" w:hAnsi="Times New Roman" w:cs="Times New Roman"/>
        </w:rPr>
        <w:t>CurrentDirectory,</w:t>
      </w:r>
      <w:del w:id="10" w:author="leeqi" w:date="2018-05-08T18:57:00Z">
        <w:r w:rsidDel="00D87935">
          <w:rPr>
            <w:rFonts w:ascii="Times New Roman" w:hAnsi="Times New Roman" w:cs="Times New Roman"/>
          </w:rPr>
          <w:delText>CreateFolderNameList</w:delText>
        </w:r>
      </w:del>
      <w:ins w:id="11" w:author="leeqi" w:date="2018-05-08T18:57:00Z">
        <w:r w:rsidR="00D87935">
          <w:rPr>
            <w:rFonts w:ascii="Times New Roman" w:hAnsi="Times New Roman" w:cs="Times New Roman"/>
          </w:rPr>
          <w:t>CTLNameList</w:t>
        </w:r>
      </w:ins>
      <w:proofErr w:type="spellEnd"/>
      <w:r>
        <w:rPr>
          <w:rFonts w:ascii="Times New Roman" w:hAnsi="Times New Roman" w:cs="Times New Roman"/>
        </w:rPr>
        <w:t>=</w:t>
      </w:r>
      <w:proofErr w:type="spellStart"/>
      <w:r>
        <w:rPr>
          <w:rFonts w:ascii="Times New Roman" w:hAnsi="Times New Roman" w:cs="Times New Roman"/>
        </w:rPr>
        <w:t>OMNames</w:t>
      </w:r>
      <w:proofErr w:type="spellEnd"/>
      <w:r>
        <w:rPr>
          <w:rFonts w:ascii="Times New Roman" w:hAnsi="Times New Roman" w:cs="Times New Roman"/>
        </w:rPr>
        <w:t>)</w:t>
      </w:r>
    </w:p>
    <w:p w14:paraId="4A00E4D7" w14:textId="1F57E978" w:rsidR="00C4041F" w:rsidRDefault="00C4041F" w:rsidP="00BC3D72">
      <w:pPr>
        <w:jc w:val="both"/>
        <w:rPr>
          <w:rFonts w:ascii="Times New Roman" w:hAnsi="Times New Roman" w:cs="Times New Roman"/>
        </w:rPr>
      </w:pPr>
    </w:p>
    <w:p w14:paraId="26E89E55" w14:textId="537BBDD3" w:rsidR="007602E8" w:rsidRPr="00341704" w:rsidRDefault="007B454F" w:rsidP="00BC3D72">
      <w:pPr>
        <w:jc w:val="both"/>
        <w:rPr>
          <w:rFonts w:ascii="Times New Roman" w:hAnsi="Times New Roman" w:cs="Times New Roman"/>
        </w:rPr>
      </w:pPr>
      <w:r>
        <w:rPr>
          <w:rFonts w:ascii="Times New Roman" w:hAnsi="Times New Roman" w:cs="Times New Roman"/>
        </w:rPr>
        <w:t>In general, p</w:t>
      </w:r>
      <w:r w:rsidR="0052570C" w:rsidRPr="00341704">
        <w:rPr>
          <w:rFonts w:ascii="Times New Roman" w:hAnsi="Times New Roman" w:cs="Times New Roman"/>
        </w:rPr>
        <w:t xml:space="preserve">roduction models </w:t>
      </w:r>
      <w:r w:rsidR="00373917">
        <w:rPr>
          <w:rFonts w:ascii="Times New Roman" w:hAnsi="Times New Roman" w:cs="Times New Roman"/>
        </w:rPr>
        <w:t xml:space="preserve">underestimate the fishing mortality that would produce maximum sustainable yield </w:t>
      </w:r>
      <w:r w:rsidR="00D369CE">
        <w:rPr>
          <w:rFonts w:ascii="Times New Roman" w:hAnsi="Times New Roman" w:cs="Times New Roman"/>
        </w:rPr>
        <w:t xml:space="preserve">in this example </w:t>
      </w:r>
      <w:r w:rsidR="00373917">
        <w:rPr>
          <w:rFonts w:ascii="Times New Roman" w:hAnsi="Times New Roman" w:cs="Times New Roman"/>
        </w:rPr>
        <w:t>(figure 2).  Consequently, the stock is underexploited (figure 3).</w:t>
      </w:r>
      <w:r w:rsidR="0052570C" w:rsidRPr="00341704">
        <w:rPr>
          <w:rFonts w:ascii="Times New Roman" w:hAnsi="Times New Roman" w:cs="Times New Roman"/>
        </w:rPr>
        <w:t xml:space="preserve"> </w:t>
      </w:r>
      <w:r w:rsidR="00373917">
        <w:rPr>
          <w:rFonts w:ascii="Times New Roman" w:hAnsi="Times New Roman" w:cs="Times New Roman"/>
        </w:rPr>
        <w:t>The extent to which the optimal catches are underestimated declines as the productivity of the stock decreases. Figures 2 and 3 were produced from the output of “</w:t>
      </w:r>
      <w:proofErr w:type="spellStart"/>
      <w:r w:rsidR="00373917">
        <w:rPr>
          <w:rFonts w:ascii="Times New Roman" w:hAnsi="Times New Roman" w:cs="Times New Roman"/>
        </w:rPr>
        <w:t>ProductionModelOutput</w:t>
      </w:r>
      <w:proofErr w:type="spellEnd"/>
      <w:r w:rsidR="00373917">
        <w:rPr>
          <w:rFonts w:ascii="Times New Roman" w:hAnsi="Times New Roman" w:cs="Times New Roman"/>
        </w:rPr>
        <w:t xml:space="preserve">”, which writes figures in .PNG format to a folder named ‘Plots’ in the working directory. </w:t>
      </w:r>
      <w:r w:rsidR="00730646" w:rsidRPr="00341704">
        <w:rPr>
          <w:rFonts w:ascii="Times New Roman" w:hAnsi="Times New Roman" w:cs="Times New Roman"/>
        </w:rPr>
        <w:t xml:space="preserve">A step by step walkthrough of how </w:t>
      </w:r>
      <w:r w:rsidR="00E850A2" w:rsidRPr="00341704">
        <w:rPr>
          <w:rFonts w:ascii="Times New Roman" w:hAnsi="Times New Roman" w:cs="Times New Roman"/>
        </w:rPr>
        <w:t>to manipulate steepness to explore changes in management performance</w:t>
      </w:r>
      <w:r w:rsidR="00730646" w:rsidRPr="00341704">
        <w:rPr>
          <w:rFonts w:ascii="Times New Roman" w:hAnsi="Times New Roman" w:cs="Times New Roman"/>
        </w:rPr>
        <w:t xml:space="preserve"> can be found in the w</w:t>
      </w:r>
      <w:r w:rsidR="00373917">
        <w:rPr>
          <w:rFonts w:ascii="Times New Roman" w:hAnsi="Times New Roman" w:cs="Times New Roman"/>
        </w:rPr>
        <w:t xml:space="preserve">iki. </w:t>
      </w:r>
      <w:r w:rsidR="00644DCF" w:rsidRPr="00341704">
        <w:rPr>
          <w:rFonts w:ascii="Times New Roman" w:hAnsi="Times New Roman" w:cs="Times New Roman"/>
        </w:rPr>
        <w:t>This simple example illustrates how</w:t>
      </w:r>
      <w:r w:rsidR="00E850A2" w:rsidRPr="00341704">
        <w:rPr>
          <w:rFonts w:ascii="Times New Roman" w:hAnsi="Times New Roman" w:cs="Times New Roman"/>
        </w:rPr>
        <w:t xml:space="preserve"> to evaluate the impact of an estimation model on management performance</w:t>
      </w:r>
      <w:r w:rsidR="00644DCF" w:rsidRPr="00341704">
        <w:rPr>
          <w:rFonts w:ascii="Times New Roman" w:hAnsi="Times New Roman" w:cs="Times New Roman"/>
        </w:rPr>
        <w:t xml:space="preserve"> by changing one parameter at a time in the underlying </w:t>
      </w:r>
      <w:r w:rsidR="00E850A2" w:rsidRPr="00341704">
        <w:rPr>
          <w:rFonts w:ascii="Times New Roman" w:hAnsi="Times New Roman" w:cs="Times New Roman"/>
        </w:rPr>
        <w:t>population dynamics and comparing results</w:t>
      </w:r>
      <w:r w:rsidR="00644DCF" w:rsidRPr="00341704">
        <w:rPr>
          <w:rFonts w:ascii="Times New Roman" w:hAnsi="Times New Roman" w:cs="Times New Roman"/>
        </w:rPr>
        <w:t xml:space="preserve">. </w:t>
      </w:r>
      <w:r w:rsidR="00416C6D" w:rsidRPr="00341704">
        <w:rPr>
          <w:rFonts w:ascii="Times New Roman" w:hAnsi="Times New Roman" w:cs="Times New Roman"/>
        </w:rPr>
        <w:t xml:space="preserve">With this information, an investigator will have </w:t>
      </w:r>
      <w:r w:rsidR="00644DCF" w:rsidRPr="00341704">
        <w:rPr>
          <w:rFonts w:ascii="Times New Roman" w:hAnsi="Times New Roman" w:cs="Times New Roman"/>
        </w:rPr>
        <w:t>a better understanding o</w:t>
      </w:r>
      <w:r w:rsidR="00373917">
        <w:rPr>
          <w:rFonts w:ascii="Times New Roman" w:hAnsi="Times New Roman" w:cs="Times New Roman"/>
        </w:rPr>
        <w:t>f</w:t>
      </w:r>
      <w:r w:rsidR="00644DCF" w:rsidRPr="00341704">
        <w:rPr>
          <w:rFonts w:ascii="Times New Roman" w:hAnsi="Times New Roman" w:cs="Times New Roman"/>
        </w:rPr>
        <w:t xml:space="preserve"> the circumstances under which a particular estimation model would provide </w:t>
      </w:r>
      <w:r w:rsidR="00E850A2" w:rsidRPr="00341704">
        <w:rPr>
          <w:rFonts w:ascii="Times New Roman" w:hAnsi="Times New Roman" w:cs="Times New Roman"/>
        </w:rPr>
        <w:t>appropriate</w:t>
      </w:r>
      <w:r w:rsidR="00644DCF" w:rsidRPr="00341704">
        <w:rPr>
          <w:rFonts w:ascii="Times New Roman" w:hAnsi="Times New Roman" w:cs="Times New Roman"/>
        </w:rPr>
        <w:t xml:space="preserve"> estimates of management-related quantities </w:t>
      </w:r>
      <w:r w:rsidR="00E850A2" w:rsidRPr="00341704">
        <w:rPr>
          <w:rFonts w:ascii="Times New Roman" w:hAnsi="Times New Roman" w:cs="Times New Roman"/>
        </w:rPr>
        <w:t>and can focus research priorities and data collection endeavors.</w:t>
      </w:r>
      <w:r w:rsidR="00373917">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37D10C09"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the general form of which is</w:t>
      </w:r>
      <w:r w:rsidR="007836F3" w:rsidRPr="00341704">
        <w:rPr>
          <w:rFonts w:ascii="Times New Roman" w:hAnsi="Times New Roman" w:cs="Times New Roman"/>
        </w:rPr>
        <w:t xml:space="preserve"> described in </w:t>
      </w:r>
      <w:r w:rsidR="004C2F35" w:rsidRPr="00341704">
        <w:rPr>
          <w:rFonts w:ascii="Times New Roman" w:hAnsi="Times New Roman" w:cs="Times New Roman"/>
        </w:rPr>
        <w:t xml:space="preserve">Walters </w:t>
      </w:r>
      <w:r w:rsidR="00AD47A6" w:rsidRPr="00341704">
        <w:rPr>
          <w:rFonts w:ascii="Times New Roman" w:hAnsi="Times New Roman" w:cs="Times New Roman"/>
          <w:noProof/>
        </w:rPr>
        <w:t>(1969)</w:t>
      </w:r>
      <w:r w:rsidR="00663CF0" w:rsidRPr="00341704">
        <w:rPr>
          <w:rFonts w:ascii="Times New Roman" w:hAnsi="Times New Roman" w:cs="Times New Roman"/>
        </w:rPr>
        <w:t>,</w:t>
      </w:r>
      <w:r w:rsidR="005E6946" w:rsidRPr="00341704">
        <w:rPr>
          <w:rFonts w:ascii="Times New Roman" w:hAnsi="Times New Roman" w:cs="Times New Roman"/>
        </w:rPr>
        <w:t xml:space="preserve"> include variables such has natural mortality rates, vulnerability to fishing, and stock-recruitment relationships </w:t>
      </w:r>
      <w:r w:rsidR="00AD47A6" w:rsidRPr="00341704">
        <w:rPr>
          <w:rFonts w:ascii="Times New Roman" w:hAnsi="Times New Roman" w:cs="Times New Roman"/>
          <w:noProof/>
        </w:rPr>
        <w:t>(Lawson and Hilborn, 1985)</w:t>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AD47A6" w:rsidRPr="00341704">
        <w:rPr>
          <w:rFonts w:ascii="Times New Roman" w:hAnsi="Times New Roman" w:cs="Times New Roman"/>
          <w:noProof/>
        </w:rPr>
        <w:t>(Fournier and Archibald, 1982; Maunder and Punt, 2013)</w:t>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AD47A6" w:rsidRPr="00341704">
        <w:rPr>
          <w:rFonts w:ascii="Times New Roman" w:hAnsi="Times New Roman" w:cs="Times New Roman"/>
          <w:noProof/>
        </w:rPr>
        <w:t>(ICES, 2012)</w:t>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AD47A6" w:rsidRPr="00341704">
        <w:rPr>
          <w:rFonts w:ascii="Times New Roman" w:eastAsia="Times New Roman" w:hAnsi="Times New Roman" w:cs="Times New Roman"/>
        </w:rPr>
        <w:t>(Butterworth and Rademeyer, 2008; Punt et al., 2002; Radomski et al., 2005)</w:t>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6AB948C9"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(e.g.</w:t>
      </w:r>
      <w:r w:rsidR="00A511EA" w:rsidRPr="00341704">
        <w:rPr>
          <w:rFonts w:ascii="Times New Roman" w:hAnsi="Times New Roman" w:cs="Times New Roman"/>
        </w:rPr>
        <w:t xml:space="preserve"> </w:t>
      </w:r>
      <w:r w:rsidR="00254554">
        <w:rPr>
          <w:rFonts w:ascii="Times New Roman" w:hAnsi="Times New Roman" w:cs="Times New Roman"/>
          <w:noProof/>
        </w:rPr>
        <w:t>Johnson et al., 2014; Lee et al., 2018; Szuwalski et al., 2017b)</w:t>
      </w:r>
      <w:r w:rsidR="00C359A7" w:rsidRPr="00341704">
        <w:rPr>
          <w:rFonts w:ascii="Times New Roman" w:hAnsi="Times New Roman" w:cs="Times New Roman"/>
        </w:rPr>
        <w:t>.</w:t>
      </w:r>
      <w:r w:rsidR="001B4FE9" w:rsidRPr="00341704">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47A6" w:rsidRPr="00341704">
        <w:rPr>
          <w:rFonts w:ascii="Times New Roman" w:hAnsi="Times New Roman" w:cs="Times New Roman"/>
          <w:noProof/>
        </w:rPr>
        <w:t>(Mohn, 1999)</w:t>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w:t>
      </w:r>
      <w:proofErr w:type="spellStart"/>
      <w:r w:rsidR="00377AAA" w:rsidRPr="00341704">
        <w:rPr>
          <w:rFonts w:ascii="Times New Roman" w:hAnsi="Times New Roman" w:cs="Times New Roman"/>
        </w:rPr>
        <w:t>misspecified</w:t>
      </w:r>
      <w:proofErr w:type="spellEnd"/>
      <w:r w:rsidR="00377AAA" w:rsidRPr="00341704">
        <w:rPr>
          <w:rFonts w:ascii="Times New Roman" w:hAnsi="Times New Roman" w:cs="Times New Roman"/>
        </w:rPr>
        <w:t xml:space="preserve">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AD47A6" w:rsidRPr="00341704">
        <w:rPr>
          <w:rFonts w:ascii="Times New Roman" w:hAnsi="Times New Roman" w:cs="Times New Roman"/>
          <w:noProof/>
        </w:rPr>
        <w:t>(Hurtado-Ferro et al., 2015)</w:t>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proofErr w:type="spellStart"/>
      <w:r w:rsidR="00AC4B8A" w:rsidRPr="00341704">
        <w:rPr>
          <w:rFonts w:ascii="Times New Roman" w:hAnsi="Times New Roman" w:cs="Times New Roman"/>
          <w:i/>
        </w:rPr>
        <w:t>Hippoglossus</w:t>
      </w:r>
      <w:proofErr w:type="spellEnd"/>
      <w:r w:rsidR="00AC4B8A" w:rsidRPr="00341704">
        <w:rPr>
          <w:rFonts w:ascii="Times New Roman" w:hAnsi="Times New Roman" w:cs="Times New Roman"/>
          <w:i/>
        </w:rPr>
        <w:t xml:space="preserve"> </w:t>
      </w:r>
      <w:proofErr w:type="spellStart"/>
      <w:r w:rsidR="00AC4B8A" w:rsidRPr="00341704">
        <w:rPr>
          <w:rFonts w:ascii="Times New Roman" w:hAnsi="Times New Roman" w:cs="Times New Roman"/>
          <w:i/>
        </w:rPr>
        <w:t>stenolepis</w:t>
      </w:r>
      <w:proofErr w:type="spellEnd"/>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AD47A6" w:rsidRPr="00341704">
        <w:rPr>
          <w:rFonts w:ascii="Times New Roman" w:hAnsi="Times New Roman" w:cs="Times New Roman"/>
          <w:noProof/>
        </w:rPr>
        <w:t>(Clark and Hare, 2008; Valero, 2012)</w:t>
      </w:r>
      <w:r w:rsidR="00ED53F0" w:rsidRPr="00341704">
        <w:rPr>
          <w:rFonts w:ascii="Times New Roman" w:hAnsi="Times New Roman" w:cs="Times New Roman"/>
        </w:rPr>
        <w:t>.</w:t>
      </w:r>
      <w:r w:rsidR="00DE07A6" w:rsidRPr="00341704">
        <w:rPr>
          <w:rFonts w:ascii="Times New Roman" w:hAnsi="Times New Roman" w:cs="Times New Roman"/>
        </w:rPr>
        <w:t xml:space="preserve"> Valero </w:t>
      </w:r>
      <w:r w:rsidR="00AD47A6" w:rsidRPr="00341704">
        <w:rPr>
          <w:rFonts w:ascii="Times New Roman" w:hAnsi="Times New Roman" w:cs="Times New Roman"/>
          <w:noProof/>
        </w:rPr>
        <w:t>(2012)</w:t>
      </w:r>
      <w:r w:rsidR="00DE07A6" w:rsidRPr="00341704">
        <w:rPr>
          <w:rFonts w:ascii="Times New Roman" w:hAnsi="Times New Roman" w:cs="Times New Roman"/>
        </w:rPr>
        <w:t xml:space="preserve"> found that this resulted in inappropriate harvest strategies being set for managing the stock.</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AD47A6" w:rsidRPr="00341704">
        <w:rPr>
          <w:rFonts w:ascii="Times New Roman" w:hAnsi="Times New Roman" w:cs="Times New Roman"/>
          <w:noProof/>
        </w:rPr>
        <w:t>(Szuwalski et al., 2017b)</w:t>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w:t>
      </w:r>
      <w:proofErr w:type="spellStart"/>
      <w:r w:rsidR="0096155D" w:rsidRPr="00341704">
        <w:rPr>
          <w:rFonts w:ascii="Times New Roman" w:hAnsi="Times New Roman" w:cs="Times New Roman"/>
        </w:rPr>
        <w:t>GeMS</w:t>
      </w:r>
      <w:proofErr w:type="spellEnd"/>
      <w:r w:rsidR="0096155D" w:rsidRPr="00341704">
        <w:rPr>
          <w:rFonts w:ascii="Times New Roman" w:hAnsi="Times New Roman" w:cs="Times New Roman"/>
        </w:rPr>
        <w:t xml:space="preserve">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7FC5C94C" w:rsidR="00CB5B0D" w:rsidRPr="00341704" w:rsidRDefault="007B238A" w:rsidP="00BC3D72">
      <w:pPr>
        <w:jc w:val="both"/>
        <w:rPr>
          <w:rFonts w:ascii="Times New Roman" w:hAnsi="Times New Roman" w:cs="Times New Roman"/>
        </w:rPr>
      </w:pPr>
      <w:proofErr w:type="spellStart"/>
      <w:r w:rsidRPr="00341704">
        <w:rPr>
          <w:rFonts w:ascii="Times New Roman" w:hAnsi="Times New Roman" w:cs="Times New Roman"/>
        </w:rPr>
        <w:lastRenderedPageBreak/>
        <w:t>GeMS</w:t>
      </w:r>
      <w:proofErr w:type="spellEnd"/>
      <w:r w:rsidRPr="00341704">
        <w:rPr>
          <w:rFonts w:ascii="Times New Roman" w:hAnsi="Times New Roman" w:cs="Times New Roman"/>
        </w:rPr>
        <w:t xml:space="preserve">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proofErr w:type="spellStart"/>
      <w:r w:rsidR="00A668DB" w:rsidRPr="00341704">
        <w:rPr>
          <w:rFonts w:ascii="Times New Roman" w:hAnsi="Times New Roman" w:cs="Times New Roman"/>
        </w:rPr>
        <w:t>Na</w:t>
      </w:r>
      <w:r w:rsidR="007F031B" w:rsidRPr="00341704">
        <w:rPr>
          <w:rFonts w:ascii="Times New Roman" w:hAnsi="Times New Roman" w:cs="Times New Roman"/>
        </w:rPr>
        <w:t>tMn</w:t>
      </w:r>
      <w:proofErr w:type="spellEnd"/>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proofErr w:type="spellStart"/>
      <w:r w:rsidR="002B2B5F">
        <w:rPr>
          <w:rFonts w:ascii="Times New Roman" w:hAnsi="Times New Roman" w:cs="Times New Roman"/>
        </w:rPr>
        <w:t>GeMS</w:t>
      </w:r>
      <w:proofErr w:type="spellEnd"/>
      <w:r w:rsidR="002B2B5F">
        <w:rPr>
          <w:rFonts w:ascii="Times New Roman" w:hAnsi="Times New Roman" w:cs="Times New Roman"/>
        </w:rPr>
        <w:t xml:space="preserve"> can be ran in parallel for larger jobs by changing a few optional switches in ‘</w:t>
      </w:r>
      <w:proofErr w:type="spellStart"/>
      <w:r w:rsidR="002B2B5F">
        <w:rPr>
          <w:rFonts w:ascii="Times New Roman" w:hAnsi="Times New Roman" w:cs="Times New Roman"/>
        </w:rPr>
        <w:t>run_GeMS</w:t>
      </w:r>
      <w:proofErr w:type="spellEnd"/>
      <w:r w:rsidR="002B2B5F">
        <w:rPr>
          <w:rFonts w:ascii="Times New Roman" w:hAnsi="Times New Roman" w:cs="Times New Roman"/>
        </w:rPr>
        <w:t xml:space="preserve">’ (see code </w:t>
      </w:r>
      <w:proofErr w:type="spellStart"/>
      <w:r w:rsidR="002B2B5F">
        <w:rPr>
          <w:rFonts w:ascii="Times New Roman" w:hAnsi="Times New Roman" w:cs="Times New Roman"/>
        </w:rPr>
        <w:t>below.</w:t>
      </w:r>
      <w:r w:rsidR="00730646" w:rsidRPr="00341704">
        <w:rPr>
          <w:rFonts w:ascii="Times New Roman" w:hAnsi="Times New Roman" w:cs="Times New Roman"/>
        </w:rPr>
        <w:t>The</w:t>
      </w:r>
      <w:proofErr w:type="spellEnd"/>
      <w:r w:rsidR="00730646" w:rsidRPr="00341704">
        <w:rPr>
          <w:rFonts w:ascii="Times New Roman" w:hAnsi="Times New Roman" w:cs="Times New Roman"/>
        </w:rPr>
        <w:t xml:space="preserve"> example files can be found in the folder </w:t>
      </w:r>
      <w:proofErr w:type="spellStart"/>
      <w:ins w:id="12" w:author="leeqi" w:date="2018-05-08T19:05:00Z">
        <w:r w:rsidR="00254554">
          <w:rPr>
            <w:rFonts w:ascii="Times New Roman" w:hAnsi="Times New Roman" w:cs="Times New Roman"/>
          </w:rPr>
          <w:t>inst</w:t>
        </w:r>
        <w:proofErr w:type="spellEnd"/>
        <w:r w:rsidR="00254554">
          <w:rPr>
            <w:rFonts w:ascii="Times New Roman" w:hAnsi="Times New Roman" w:cs="Times New Roman"/>
          </w:rPr>
          <w:t>/</w:t>
        </w:r>
        <w:proofErr w:type="spellStart"/>
        <w:r w:rsidR="00254554">
          <w:rPr>
            <w:rFonts w:ascii="Times New Roman" w:hAnsi="Times New Roman" w:cs="Times New Roman"/>
          </w:rPr>
          <w:t>extdata</w:t>
        </w:r>
        <w:proofErr w:type="spellEnd"/>
        <w:r w:rsidR="00254554">
          <w:rPr>
            <w:rFonts w:ascii="Times New Roman" w:hAnsi="Times New Roman" w:cs="Times New Roman"/>
          </w:rPr>
          <w:t>/</w:t>
        </w:r>
      </w:ins>
      <w:r w:rsidR="00730646" w:rsidRPr="00341704">
        <w:rPr>
          <w:rFonts w:ascii="Times New Roman" w:hAnsi="Times New Roman" w:cs="Times New Roman"/>
        </w:rPr>
        <w:t>Cod_5_AgeStructure</w:t>
      </w:r>
      <w:r w:rsidR="00CB5B0D" w:rsidRPr="00341704">
        <w:rPr>
          <w:rFonts w:ascii="Times New Roman" w:hAnsi="Times New Roman" w:cs="Times New Roman"/>
        </w:rPr>
        <w:t xml:space="preserve"> of the </w:t>
      </w:r>
      <w:del w:id="13" w:author="leeqi" w:date="2018-05-08T19:05:00Z">
        <w:r w:rsidR="00CB5B0D" w:rsidRPr="00341704" w:rsidDel="00254554">
          <w:rPr>
            <w:rFonts w:ascii="Times New Roman" w:hAnsi="Times New Roman" w:cs="Times New Roman"/>
          </w:rPr>
          <w:delText xml:space="preserve">github </w:delText>
        </w:r>
      </w:del>
      <w:proofErr w:type="spellStart"/>
      <w:ins w:id="14" w:author="leeqi" w:date="2018-05-08T19:05:00Z">
        <w:r w:rsidR="00254554">
          <w:rPr>
            <w:rFonts w:ascii="Times New Roman" w:hAnsi="Times New Roman" w:cs="Times New Roman"/>
          </w:rPr>
          <w:t>G</w:t>
        </w:r>
        <w:r w:rsidR="00254554" w:rsidRPr="00341704">
          <w:rPr>
            <w:rFonts w:ascii="Times New Roman" w:hAnsi="Times New Roman" w:cs="Times New Roman"/>
          </w:rPr>
          <w:t>ithub</w:t>
        </w:r>
        <w:proofErr w:type="spellEnd"/>
        <w:r w:rsidR="00254554" w:rsidRPr="00341704">
          <w:rPr>
            <w:rFonts w:ascii="Times New Roman" w:hAnsi="Times New Roman" w:cs="Times New Roman"/>
          </w:rPr>
          <w:t xml:space="preserve"> </w:t>
        </w:r>
      </w:ins>
      <w:r w:rsidR="00CB5B0D" w:rsidRPr="00341704">
        <w:rPr>
          <w:rFonts w:ascii="Times New Roman" w:hAnsi="Times New Roman" w:cs="Times New Roman"/>
        </w:rPr>
        <w:t>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09204573" w:rsidR="00DA5952" w:rsidRDefault="002B2B5F" w:rsidP="00BC3D72">
      <w:pPr>
        <w:jc w:val="both"/>
        <w:rPr>
          <w:rFonts w:ascii="Times New Roman" w:hAnsi="Times New Roman" w:cs="Times New Roman"/>
        </w:rPr>
      </w:pPr>
      <w:proofErr w:type="spellStart"/>
      <w:r>
        <w:rPr>
          <w:rFonts w:ascii="Times New Roman" w:hAnsi="Times New Roman" w:cs="Times New Roman"/>
        </w:rPr>
        <w:t>run_GeMS</w:t>
      </w:r>
      <w:proofErr w:type="spellEnd"/>
      <w:r>
        <w:rPr>
          <w:rFonts w:ascii="Times New Roman" w:hAnsi="Times New Roman" w:cs="Times New Roman"/>
        </w:rPr>
        <w:t>(</w:t>
      </w:r>
      <w:proofErr w:type="spellStart"/>
      <w:del w:id="15" w:author="leeqi" w:date="2018-05-08T18:57:00Z">
        <w:r w:rsidDel="00D87935">
          <w:rPr>
            <w:rFonts w:ascii="Times New Roman" w:hAnsi="Times New Roman" w:cs="Times New Roman"/>
          </w:rPr>
          <w:delText xml:space="preserve">CurDir </w:delText>
        </w:r>
      </w:del>
      <w:ins w:id="16" w:author="leeqi" w:date="2018-05-08T18:57:00Z">
        <w:r w:rsidR="00D87935">
          <w:rPr>
            <w:rFonts w:ascii="Times New Roman" w:hAnsi="Times New Roman" w:cs="Times New Roman"/>
          </w:rPr>
          <w:t>MSEdir</w:t>
        </w:r>
        <w:proofErr w:type="spellEnd"/>
        <w:r w:rsidR="00D87935">
          <w:rPr>
            <w:rFonts w:ascii="Times New Roman" w:hAnsi="Times New Roman" w:cs="Times New Roman"/>
          </w:rPr>
          <w:t xml:space="preserve"> </w:t>
        </w:r>
      </w:ins>
      <w:r>
        <w:rPr>
          <w:rFonts w:ascii="Times New Roman" w:hAnsi="Times New Roman" w:cs="Times New Roman"/>
        </w:rPr>
        <w:t xml:space="preserve">= </w:t>
      </w:r>
      <w:proofErr w:type="spellStart"/>
      <w:r>
        <w:rPr>
          <w:rFonts w:ascii="Times New Roman" w:hAnsi="Times New Roman" w:cs="Times New Roman"/>
        </w:rPr>
        <w:t>CurrentDirectory</w:t>
      </w:r>
      <w:proofErr w:type="spellEnd"/>
      <w:r>
        <w:rPr>
          <w:rFonts w:ascii="Times New Roman" w:hAnsi="Times New Roman" w:cs="Times New Roman"/>
        </w:rPr>
        <w:t xml:space="preserve">,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3F9F113E"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del w:id="17" w:author="leeqi" w:date="2018-05-08T18:57:00Z">
        <w:r w:rsidR="002B2B5F" w:rsidDel="00D87935">
          <w:rPr>
            <w:rFonts w:ascii="Times New Roman" w:hAnsi="Times New Roman" w:cs="Times New Roman"/>
          </w:rPr>
          <w:delText xml:space="preserve">CreateFolderNameList </w:delText>
        </w:r>
      </w:del>
      <w:proofErr w:type="spellStart"/>
      <w:ins w:id="18" w:author="leeqi" w:date="2018-05-08T18:57:00Z">
        <w:r w:rsidR="00D87935">
          <w:rPr>
            <w:rFonts w:ascii="Times New Roman" w:hAnsi="Times New Roman" w:cs="Times New Roman"/>
          </w:rPr>
          <w:t>CTLNameList</w:t>
        </w:r>
        <w:proofErr w:type="spellEnd"/>
        <w:r w:rsidR="00D87935">
          <w:rPr>
            <w:rFonts w:ascii="Times New Roman" w:hAnsi="Times New Roman" w:cs="Times New Roman"/>
          </w:rPr>
          <w:t xml:space="preserve"> </w:t>
        </w:r>
      </w:ins>
      <w:r w:rsidR="002B2B5F">
        <w:rPr>
          <w:rFonts w:ascii="Times New Roman" w:hAnsi="Times New Roman" w:cs="Times New Roman"/>
        </w:rPr>
        <w:t xml:space="preserve">= </w:t>
      </w:r>
      <w:proofErr w:type="spellStart"/>
      <w:r w:rsidR="002B2B5F">
        <w:rPr>
          <w:rFonts w:ascii="Times New Roman" w:hAnsi="Times New Roman" w:cs="Times New Roman"/>
        </w:rPr>
        <w:t>OMNames</w:t>
      </w:r>
      <w:proofErr w:type="spellEnd"/>
      <w:r w:rsidR="002B2B5F">
        <w:rPr>
          <w:rFonts w:ascii="Times New Roman" w:hAnsi="Times New Roman" w:cs="Times New Roman"/>
        </w:rPr>
        <w:t>,</w:t>
      </w:r>
      <w:r>
        <w:rPr>
          <w:rFonts w:ascii="Times New Roman" w:hAnsi="Times New Roman" w:cs="Times New Roman"/>
        </w:rPr>
        <w:t xml:space="preserve"> </w:t>
      </w:r>
      <w:ins w:id="19" w:author="leeqi" w:date="2018-05-08T18:58:00Z">
        <w:r w:rsidR="00D87935">
          <w:rPr>
            <w:rFonts w:ascii="Times New Roman" w:hAnsi="Times New Roman" w:cs="Times New Roman"/>
          </w:rPr>
          <w:tab/>
        </w:r>
        <w:r w:rsidR="00D87935">
          <w:rPr>
            <w:rFonts w:ascii="Times New Roman" w:hAnsi="Times New Roman" w:cs="Times New Roman"/>
          </w:rPr>
          <w:tab/>
        </w:r>
      </w:ins>
      <w:r>
        <w:rPr>
          <w:rFonts w:ascii="Times New Roman" w:hAnsi="Times New Roman" w:cs="Times New Roman"/>
        </w:rPr>
        <w:t># list of control files</w:t>
      </w:r>
    </w:p>
    <w:p w14:paraId="5E39258C" w14:textId="1B7786C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runparallel</w:t>
      </w:r>
      <w:proofErr w:type="spellEnd"/>
      <w:r>
        <w:rPr>
          <w:rFonts w:ascii="Times New Roman" w:hAnsi="Times New Roman" w:cs="Times New Roman"/>
        </w:rPr>
        <w:t xml:space="preserve">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w:t>
      </w:r>
      <w:del w:id="20" w:author="leeqi" w:date="2018-05-09T10:36:00Z">
        <w:r w:rsidDel="00E45D74">
          <w:rPr>
            <w:rFonts w:ascii="Times New Roman" w:hAnsi="Times New Roman" w:cs="Times New Roman"/>
          </w:rPr>
          <w:delText xml:space="preserve">this tells GeMS to </w:delText>
        </w:r>
      </w:del>
      <w:r>
        <w:rPr>
          <w:rFonts w:ascii="Times New Roman" w:hAnsi="Times New Roman" w:cs="Times New Roman"/>
        </w:rPr>
        <w:t>use parallel processing</w:t>
      </w:r>
    </w:p>
    <w:p w14:paraId="00EED6B0" w14:textId="22F0C4DE" w:rsidR="002B2B5F" w:rsidDel="00D87935" w:rsidRDefault="002B2B5F" w:rsidP="00D87935">
      <w:pPr>
        <w:jc w:val="both"/>
        <w:rPr>
          <w:del w:id="21" w:author="leeqi" w:date="2018-05-08T18:58:00Z"/>
          <w:rFonts w:ascii="Times New Roman" w:hAnsi="Times New Roman" w:cs="Times New Roman"/>
        </w:rPr>
        <w:pPrChange w:id="22" w:author="leeqi" w:date="2018-05-08T18:58:00Z">
          <w:pPr>
            <w:jc w:val="both"/>
          </w:pPr>
        </w:pPrChange>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xml:space="preserve"># </w:t>
      </w:r>
      <w:del w:id="23" w:author="leeqi" w:date="2018-05-09T10:36:00Z">
        <w:r w:rsidDel="00E45D74">
          <w:rPr>
            <w:rFonts w:ascii="Times New Roman" w:hAnsi="Times New Roman" w:cs="Times New Roman"/>
          </w:rPr>
          <w:delText xml:space="preserve">this tells GeMS to </w:delText>
        </w:r>
      </w:del>
      <w:r>
        <w:rPr>
          <w:rFonts w:ascii="Times New Roman" w:hAnsi="Times New Roman" w:cs="Times New Roman"/>
        </w:rPr>
        <w:t>use 2 cores in parallel</w:t>
      </w:r>
    </w:p>
    <w:p w14:paraId="03F83528" w14:textId="7452AE90" w:rsidR="002B2B5F" w:rsidRDefault="002B2B5F" w:rsidP="00D87935">
      <w:pPr>
        <w:jc w:val="both"/>
        <w:rPr>
          <w:rFonts w:ascii="Times New Roman" w:hAnsi="Times New Roman" w:cs="Times New Roman"/>
        </w:rPr>
      </w:pPr>
      <w:del w:id="24" w:author="leeqi" w:date="2018-05-08T18:58:00Z">
        <w:r w:rsidDel="00D87935">
          <w:rPr>
            <w:rFonts w:ascii="Times New Roman" w:hAnsi="Times New Roman" w:cs="Times New Roman"/>
          </w:rPr>
          <w:delText xml:space="preserve"> </w:delText>
        </w:r>
        <w:r w:rsidDel="00D87935">
          <w:rPr>
            <w:rFonts w:ascii="Times New Roman" w:hAnsi="Times New Roman" w:cs="Times New Roman"/>
          </w:rPr>
          <w:tab/>
        </w:r>
        <w:r w:rsidDel="00D87935">
          <w:rPr>
            <w:rFonts w:ascii="Times New Roman" w:hAnsi="Times New Roman" w:cs="Times New Roman"/>
          </w:rPr>
          <w:tab/>
          <w:delText>GeMSops = list(silent=T,</w:delText>
        </w:r>
        <w:r w:rsidR="00DA5952" w:rsidDel="00D87935">
          <w:rPr>
            <w:rFonts w:ascii="Times New Roman" w:hAnsi="Times New Roman" w:cs="Times New Roman"/>
          </w:rPr>
          <w:tab/>
        </w:r>
        <w:r w:rsidR="00DA5952" w:rsidDel="00D87935">
          <w:rPr>
            <w:rFonts w:ascii="Times New Roman" w:hAnsi="Times New Roman" w:cs="Times New Roman"/>
          </w:rPr>
          <w:tab/>
        </w:r>
        <w:r w:rsidDel="00D87935">
          <w:rPr>
            <w:rFonts w:ascii="Times New Roman" w:hAnsi="Times New Roman" w:cs="Times New Roman"/>
          </w:rPr>
          <w:delText># this tells GeMS to not output progress</w:delText>
        </w:r>
      </w:del>
    </w:p>
    <w:p w14:paraId="249D992E" w14:textId="11B0863D" w:rsidR="002B2B5F" w:rsidRDefault="002B2B5F" w:rsidP="00BC3D72">
      <w:pPr>
        <w:jc w:val="both"/>
        <w:rPr>
          <w:rFonts w:ascii="Times New Roman" w:hAnsi="Times New Roman" w:cs="Times New Roman"/>
        </w:rPr>
      </w:pPr>
      <w:r>
        <w:rPr>
          <w:rFonts w:ascii="Times New Roman" w:hAnsi="Times New Roman" w:cs="Times New Roman"/>
        </w:rPr>
        <w:tab/>
      </w:r>
      <w:ins w:id="25" w:author="leeqi" w:date="2018-05-08T18:58:00Z">
        <w:r w:rsidR="00D87935">
          <w:rPr>
            <w:rFonts w:ascii="Times New Roman" w:hAnsi="Times New Roman" w:cs="Times New Roman"/>
          </w:rPr>
          <w:tab/>
        </w:r>
      </w:ins>
      <w:commentRangeStart w:id="26"/>
      <w:del w:id="27" w:author="leeqi" w:date="2018-05-08T18:58:00Z">
        <w:r w:rsidDel="00D87935">
          <w:rPr>
            <w:rFonts w:ascii="Times New Roman" w:hAnsi="Times New Roman" w:cs="Times New Roman"/>
          </w:rPr>
          <w:tab/>
        </w:r>
        <w:r w:rsidDel="00D87935">
          <w:rPr>
            <w:rFonts w:ascii="Times New Roman" w:hAnsi="Times New Roman" w:cs="Times New Roman"/>
          </w:rPr>
          <w:tab/>
        </w:r>
        <w:r w:rsidDel="00D87935">
          <w:rPr>
            <w:rFonts w:ascii="Times New Roman" w:hAnsi="Times New Roman" w:cs="Times New Roman"/>
          </w:rPr>
          <w:tab/>
          <w:delText xml:space="preserve">  </w:delText>
        </w:r>
      </w:del>
      <w:proofErr w:type="spellStart"/>
      <w:r>
        <w:rPr>
          <w:rFonts w:ascii="Times New Roman" w:hAnsi="Times New Roman" w:cs="Times New Roman"/>
        </w:rPr>
        <w:t>ADoptions</w:t>
      </w:r>
      <w:proofErr w:type="spellEnd"/>
      <w:r>
        <w:rPr>
          <w:rFonts w:ascii="Times New Roman" w:hAnsi="Times New Roman" w:cs="Times New Roman"/>
        </w:rPr>
        <w:t xml:space="preserve"> = “-</w:t>
      </w:r>
      <w:proofErr w:type="spellStart"/>
      <w:r>
        <w:rPr>
          <w:rFonts w:ascii="Times New Roman" w:hAnsi="Times New Roman" w:cs="Times New Roman"/>
        </w:rPr>
        <w:t>gbs</w:t>
      </w:r>
      <w:proofErr w:type="spellEnd"/>
      <w:r>
        <w:rPr>
          <w:rFonts w:ascii="Times New Roman" w:hAnsi="Times New Roman" w:cs="Times New Roman"/>
        </w:rPr>
        <w:t xml:space="preserve"> 2000000000” </w:t>
      </w:r>
      <w:ins w:id="28" w:author="leeqi" w:date="2018-05-08T18:58:00Z">
        <w:r w:rsidR="00D87935">
          <w:rPr>
            <w:rFonts w:ascii="Times New Roman" w:hAnsi="Times New Roman" w:cs="Times New Roman"/>
          </w:rPr>
          <w:tab/>
        </w:r>
      </w:ins>
      <w:r>
        <w:rPr>
          <w:rFonts w:ascii="Times New Roman" w:hAnsi="Times New Roman" w:cs="Times New Roman"/>
        </w:rPr>
        <w:t># memory management</w:t>
      </w:r>
      <w:commentRangeEnd w:id="26"/>
      <w:ins w:id="29" w:author="leeqi" w:date="2018-05-09T10:36:00Z">
        <w:r w:rsidR="00E45D74">
          <w:rPr>
            <w:rFonts w:ascii="Times New Roman" w:hAnsi="Times New Roman" w:cs="Times New Roman"/>
          </w:rPr>
          <w:t>.in the ADMB model</w:t>
        </w:r>
      </w:ins>
      <w:r w:rsidR="00D87935">
        <w:rPr>
          <w:rStyle w:val="CommentReference"/>
          <w:rFonts w:ascii="Times New Roman" w:hAnsi="Times New Roman"/>
        </w:rPr>
        <w:commentReference w:id="26"/>
      </w:r>
      <w:del w:id="30" w:author="leeqi" w:date="2018-05-08T18:58:00Z">
        <w:r w:rsidDel="00D87935">
          <w:rPr>
            <w:rFonts w:ascii="Times New Roman" w:hAnsi="Times New Roman" w:cs="Times New Roman"/>
          </w:rPr>
          <w:delText>)</w:delText>
        </w:r>
      </w:del>
      <w:r>
        <w:rPr>
          <w:rFonts w:ascii="Times New Roman" w:hAnsi="Times New Roman" w:cs="Times New Roman"/>
        </w:rPr>
        <w:t>)</w:t>
      </w:r>
    </w:p>
    <w:p w14:paraId="4127543D" w14:textId="77777777" w:rsidR="002B2B5F" w:rsidRPr="00341704" w:rsidRDefault="002B2B5F" w:rsidP="00BC3D72">
      <w:pPr>
        <w:jc w:val="both"/>
        <w:rPr>
          <w:rFonts w:ascii="Times New Roman" w:hAnsi="Times New Roman" w:cs="Times New Roman"/>
        </w:rPr>
      </w:pPr>
    </w:p>
    <w:p w14:paraId="0F0A6C55" w14:textId="3C27A016" w:rsidR="00CB08D2" w:rsidRPr="00341704" w:rsidRDefault="008E1C69" w:rsidP="00BC3D72">
      <w:pPr>
        <w:jc w:val="both"/>
        <w:rPr>
          <w:rFonts w:ascii="Times New Roman" w:hAnsi="Times New Roman" w:cs="Times New Roman"/>
        </w:rPr>
      </w:pPr>
      <w:r>
        <w:rPr>
          <w:rFonts w:ascii="Times New Roman" w:hAnsi="Times New Roman" w:cs="Times New Roman"/>
        </w:rPr>
        <w:t xml:space="preserve">First and foremost, the scenario in which the assumptions in the assessment matched the operating model dynamics returned unbiased estimates of quantities used in management (figure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CB5B0D" w:rsidRPr="00341704">
        <w:rPr>
          <w:rFonts w:ascii="Times New Roman" w:hAnsi="Times New Roman" w:cs="Times New Roman"/>
        </w:rPr>
        <w:t xml:space="preserve">figure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(figure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(figure 6). In this case, the assessment method in which natural mortality was fixed ‘accommodated’ variation in natural mortality by negative biases in recruitment before the change in M, positive biases in estimated F, and negative biases in fishery selectivity. </w:t>
      </w:r>
      <w:r w:rsidR="00AD265C" w:rsidRPr="00341704">
        <w:rPr>
          <w:rFonts w:ascii="Times New Roman" w:hAnsi="Times New Roman" w:cs="Times New Roman"/>
        </w:rPr>
        <w:t>A more detailed analysis</w:t>
      </w:r>
      <w:r w:rsidR="0014734C" w:rsidRPr="00341704">
        <w:rPr>
          <w:rFonts w:ascii="Times New Roman" w:hAnsi="Times New Roman" w:cs="Times New Roman"/>
        </w:rPr>
        <w:t xml:space="preserve"> of retrospective patterns using </w:t>
      </w:r>
      <w:proofErr w:type="spellStart"/>
      <w:r w:rsidR="0014734C" w:rsidRPr="00341704">
        <w:rPr>
          <w:rFonts w:ascii="Times New Roman" w:hAnsi="Times New Roman" w:cs="Times New Roman"/>
        </w:rPr>
        <w:t>GeMS</w:t>
      </w:r>
      <w:proofErr w:type="spellEnd"/>
      <w:r w:rsidR="00AD265C" w:rsidRPr="00341704">
        <w:rPr>
          <w:rFonts w:ascii="Times New Roman" w:hAnsi="Times New Roman" w:cs="Times New Roman"/>
        </w:rPr>
        <w:t xml:space="preserve"> can be found in </w:t>
      </w:r>
      <w:proofErr w:type="spellStart"/>
      <w:r w:rsidR="00AD265C" w:rsidRPr="00341704">
        <w:rPr>
          <w:rFonts w:ascii="Times New Roman" w:hAnsi="Times New Roman" w:cs="Times New Roman"/>
        </w:rPr>
        <w:t>Szuwalski</w:t>
      </w:r>
      <w:proofErr w:type="spellEnd"/>
      <w:r w:rsidR="00AD265C" w:rsidRPr="00341704">
        <w:rPr>
          <w:rFonts w:ascii="Times New Roman" w:hAnsi="Times New Roman" w:cs="Times New Roman"/>
        </w:rPr>
        <w:t xml:space="preserve"> et al. </w:t>
      </w:r>
      <w:r w:rsidR="00AD47A6" w:rsidRPr="00341704">
        <w:rPr>
          <w:rFonts w:ascii="Times New Roman" w:hAnsi="Times New Roman" w:cs="Times New Roman"/>
          <w:noProof/>
        </w:rPr>
        <w:t>(2017b)</w:t>
      </w:r>
      <w:r w:rsidR="00AD265C" w:rsidRPr="00341704">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commentRangeStart w:id="31"/>
      <w:r w:rsidRPr="00341704">
        <w:rPr>
          <w:rFonts w:ascii="Times New Roman" w:hAnsi="Times New Roman" w:cs="Times New Roman"/>
          <w:b/>
        </w:rPr>
        <w:t>Discussion</w:t>
      </w:r>
      <w:commentRangeEnd w:id="31"/>
      <w:r w:rsidR="00254554">
        <w:rPr>
          <w:rStyle w:val="CommentReference"/>
          <w:rFonts w:ascii="Times New Roman" w:hAnsi="Times New Roman"/>
        </w:rPr>
        <w:commentReference w:id="31"/>
      </w:r>
    </w:p>
    <w:p w14:paraId="7D4C7084" w14:textId="43732A30" w:rsidR="00485F55" w:rsidRPr="00341704" w:rsidRDefault="008F6FE8" w:rsidP="00BC3D72">
      <w:pPr>
        <w:jc w:val="both"/>
        <w:rPr>
          <w:rFonts w:ascii="Times New Roman" w:hAnsi="Times New Roman" w:cs="Times New Roman"/>
        </w:rPr>
      </w:pPr>
      <w:proofErr w:type="spellStart"/>
      <w:r>
        <w:rPr>
          <w:rFonts w:ascii="Times New Roman" w:hAnsi="Times New Roman" w:cs="Times New Roman"/>
        </w:rPr>
        <w:t>GeMS</w:t>
      </w:r>
      <w:proofErr w:type="spellEnd"/>
      <w:r>
        <w:rPr>
          <w:rFonts w:ascii="Times New Roman" w:hAnsi="Times New Roman" w:cs="Times New Roman"/>
        </w:rPr>
        <w:t xml:space="preserve"> provides a simple method to quickly and quantitatively evaluate the performance of management strategies under different states of nature. It goes beyond the capabilities of </w:t>
      </w:r>
      <w:ins w:id="32" w:author="leeqi" w:date="2018-05-09T10:39:00Z">
        <w:r w:rsidR="00555BFF">
          <w:rPr>
            <w:rFonts w:ascii="Times New Roman" w:hAnsi="Times New Roman" w:cs="Times New Roman"/>
          </w:rPr>
          <w:t xml:space="preserve">most </w:t>
        </w:r>
      </w:ins>
      <w:r>
        <w:rPr>
          <w:rFonts w:ascii="Times New Roman" w:hAnsi="Times New Roman" w:cs="Times New Roman"/>
        </w:rPr>
        <w:t>other MSE packages by allowing for variation in all processes in the operating model and providing the option of spatial</w:t>
      </w:r>
      <w:r w:rsidR="00860517">
        <w:rPr>
          <w:rFonts w:ascii="Times New Roman" w:hAnsi="Times New Roman" w:cs="Times New Roman"/>
        </w:rPr>
        <w:t xml:space="preserve"> dynamics</w:t>
      </w:r>
      <w:r>
        <w:rPr>
          <w:rFonts w:ascii="Times New Roman" w:hAnsi="Times New Roman" w:cs="Times New Roman"/>
        </w:rPr>
        <w:t xml:space="preserve">, both of which will likely be important considerations </w:t>
      </w:r>
      <w:r w:rsidR="00860517">
        <w:rPr>
          <w:rFonts w:ascii="Times New Roman" w:hAnsi="Times New Roman" w:cs="Times New Roman"/>
        </w:rPr>
        <w:t>under a changing climate</w:t>
      </w:r>
      <w:r>
        <w:rPr>
          <w:rFonts w:ascii="Times New Roman" w:hAnsi="Times New Roman" w:cs="Times New Roman"/>
        </w:rPr>
        <w:t xml:space="preserve">. </w:t>
      </w:r>
      <w:proofErr w:type="spellStart"/>
      <w:r>
        <w:rPr>
          <w:rFonts w:ascii="Times New Roman" w:hAnsi="Times New Roman" w:cs="Times New Roman"/>
        </w:rPr>
        <w:t>GeMS</w:t>
      </w:r>
      <w:proofErr w:type="spellEnd"/>
      <w:r>
        <w:rPr>
          <w:rFonts w:ascii="Times New Roman" w:hAnsi="Times New Roman" w:cs="Times New Roman"/>
        </w:rPr>
        <w:t xml:space="preserve"> is not meant as a replacement for stock assessment and </w:t>
      </w:r>
      <w:r w:rsidR="006B0C21" w:rsidRPr="00341704">
        <w:rPr>
          <w:rFonts w:ascii="Times New Roman" w:hAnsi="Times New Roman" w:cs="Times New Roman"/>
        </w:rPr>
        <w:t>will not be able to capture all the idiosyncrasies of existing assessments.</w:t>
      </w:r>
      <w:r w:rsidR="006B0C21">
        <w:rPr>
          <w:rFonts w:ascii="Times New Roman" w:hAnsi="Times New Roman" w:cs="Times New Roman"/>
        </w:rPr>
        <w:t xml:space="preserve"> Therefore, </w:t>
      </w:r>
      <w:proofErr w:type="spellStart"/>
      <w:r w:rsidR="00860517">
        <w:rPr>
          <w:rFonts w:ascii="Times New Roman" w:hAnsi="Times New Roman" w:cs="Times New Roman"/>
        </w:rPr>
        <w:t>GeMS</w:t>
      </w:r>
      <w:proofErr w:type="spellEnd"/>
      <w:r w:rsidR="006B0C21" w:rsidRPr="00341704">
        <w:rPr>
          <w:rFonts w:ascii="Times New Roman" w:hAnsi="Times New Roman" w:cs="Times New Roman"/>
        </w:rPr>
        <w:t xml:space="preserve"> is meant as a starting point for stakeholders to assess their needs for a full MSE</w:t>
      </w:r>
      <w:ins w:id="33" w:author="leeqi" w:date="2018-05-09T10:34:00Z">
        <w:r w:rsidR="00E45D74">
          <w:rPr>
            <w:rFonts w:ascii="Times New Roman" w:hAnsi="Times New Roman" w:cs="Times New Roman"/>
          </w:rPr>
          <w:t xml:space="preserve"> using other software such as FLR </w:t>
        </w:r>
        <w:r w:rsidR="00E45D74">
          <w:rPr>
            <w:rFonts w:ascii="Times New Roman" w:hAnsi="Times New Roman" w:cs="Times New Roman"/>
            <w:noProof/>
          </w:rPr>
          <w:t>(Kell et al., 2007)</w:t>
        </w:r>
      </w:ins>
      <w:r w:rsidR="00537CBB" w:rsidRPr="00341704">
        <w:rPr>
          <w:rFonts w:ascii="Times New Roman" w:hAnsi="Times New Roman" w:cs="Times New Roman"/>
        </w:rPr>
        <w:t xml:space="preserve">. </w:t>
      </w:r>
      <w:r w:rsidR="006B0C21">
        <w:rPr>
          <w:rFonts w:ascii="Times New Roman" w:hAnsi="Times New Roman" w:cs="Times New Roman"/>
        </w:rPr>
        <w:t>In addition to the questions describe</w:t>
      </w:r>
      <w:r w:rsidR="00860517">
        <w:rPr>
          <w:rFonts w:ascii="Times New Roman" w:hAnsi="Times New Roman" w:cs="Times New Roman"/>
        </w:rPr>
        <w:t>d</w:t>
      </w:r>
      <w:r w:rsidR="006B0C21">
        <w:rPr>
          <w:rFonts w:ascii="Times New Roman" w:hAnsi="Times New Roman" w:cs="Times New Roman"/>
        </w:rPr>
        <w:t xml:space="preserve"> above, </w:t>
      </w:r>
      <w:proofErr w:type="spellStart"/>
      <w:r w:rsidR="006B0C21">
        <w:rPr>
          <w:rFonts w:ascii="Times New Roman" w:hAnsi="Times New Roman" w:cs="Times New Roman"/>
        </w:rPr>
        <w:t>GeMS</w:t>
      </w:r>
      <w:proofErr w:type="spellEnd"/>
      <w:r w:rsidR="006B0C21">
        <w:rPr>
          <w:rFonts w:ascii="Times New Roman" w:hAnsi="Times New Roman" w:cs="Times New Roman"/>
        </w:rPr>
        <w:t xml:space="preserve"> could </w:t>
      </w:r>
      <w:r w:rsidR="00860517">
        <w:rPr>
          <w:rFonts w:ascii="Times New Roman" w:hAnsi="Times New Roman" w:cs="Times New Roman"/>
        </w:rPr>
        <w:t>help</w:t>
      </w:r>
      <w:r w:rsidR="006B0C21">
        <w:rPr>
          <w:rFonts w:ascii="Times New Roman" w:hAnsi="Times New Roman" w:cs="Times New Roman"/>
        </w:rPr>
        <w:t xml:space="preserve"> to answer questions </w:t>
      </w:r>
      <w:r w:rsidR="00485F55" w:rsidRPr="00341704">
        <w:rPr>
          <w:rFonts w:ascii="Times New Roman" w:hAnsi="Times New Roman" w:cs="Times New Roman"/>
        </w:rPr>
        <w:t>includ</w:t>
      </w:r>
      <w:r w:rsidR="006B0C21">
        <w:rPr>
          <w:rFonts w:ascii="Times New Roman" w:hAnsi="Times New Roman" w:cs="Times New Roman"/>
        </w:rPr>
        <w:t>ing</w:t>
      </w:r>
      <w:r w:rsidR="00F46CEB">
        <w:rPr>
          <w:rFonts w:ascii="Times New Roman" w:hAnsi="Times New Roman" w:cs="Times New Roman"/>
        </w:rPr>
        <w:t xml:space="preserve"> (but not limited to)</w:t>
      </w:r>
      <w:r w:rsidR="006B0C21">
        <w:rPr>
          <w:rFonts w:ascii="Times New Roman" w:hAnsi="Times New Roman" w:cs="Times New Roman"/>
        </w:rPr>
        <w:t xml:space="preserve"> the following</w:t>
      </w:r>
      <w:r w:rsidR="00485F55" w:rsidRPr="00341704">
        <w:rPr>
          <w:rFonts w:ascii="Times New Roman" w:hAnsi="Times New Roman" w:cs="Times New Roman"/>
        </w:rPr>
        <w:t>:</w:t>
      </w:r>
    </w:p>
    <w:p w14:paraId="78857BAD" w14:textId="77777777" w:rsidR="00485F55" w:rsidRPr="00341704" w:rsidRDefault="00485F55" w:rsidP="00BC3D72">
      <w:pPr>
        <w:jc w:val="both"/>
        <w:rPr>
          <w:rFonts w:ascii="Times New Roman" w:hAnsi="Times New Roman" w:cs="Times New Roman"/>
        </w:rPr>
      </w:pPr>
    </w:p>
    <w:p w14:paraId="33E68247"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lastRenderedPageBreak/>
        <w:t>What is the value of improved assessment methods or data for assessment?</w:t>
      </w:r>
    </w:p>
    <w:p w14:paraId="2D209CF6"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7324190"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3E0A13FE"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movement between two populations impact the performance of age-structured assessment methods?</w:t>
      </w:r>
    </w:p>
    <w:p w14:paraId="23ADD995"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6552365" w14:textId="4A6670F8" w:rsidR="0052139E" w:rsidRPr="00341704" w:rsidRDefault="0052139E" w:rsidP="00BC3D72">
      <w:pPr>
        <w:jc w:val="both"/>
        <w:rPr>
          <w:rFonts w:ascii="Times New Roman" w:hAnsi="Times New Roman" w:cs="Times New Roman"/>
        </w:rPr>
      </w:pPr>
    </w:p>
    <w:p w14:paraId="7995D574" w14:textId="4E060EAA" w:rsidR="00682D36" w:rsidRPr="00341704" w:rsidRDefault="00860517" w:rsidP="00860517">
      <w:pPr>
        <w:jc w:val="both"/>
        <w:rPr>
          <w:rFonts w:ascii="Times New Roman" w:hAnsi="Times New Roman" w:cs="Times New Roman"/>
        </w:rPr>
      </w:pPr>
      <w:r>
        <w:rPr>
          <w:rFonts w:ascii="Times New Roman" w:hAnsi="Times New Roman" w:cs="Times New Roman"/>
        </w:rPr>
        <w:t xml:space="preserve">The code for </w:t>
      </w:r>
      <w:proofErr w:type="spellStart"/>
      <w:r>
        <w:rPr>
          <w:rFonts w:ascii="Times New Roman" w:hAnsi="Times New Roman" w:cs="Times New Roman"/>
        </w:rPr>
        <w:t>GeMS</w:t>
      </w:r>
      <w:proofErr w:type="spellEnd"/>
      <w:r>
        <w:rPr>
          <w:rFonts w:ascii="Times New Roman" w:hAnsi="Times New Roman" w:cs="Times New Roman"/>
        </w:rPr>
        <w:t xml:space="preserve"> is open source and published</w:t>
      </w:r>
      <w:r w:rsidR="007108EB" w:rsidRPr="00341704">
        <w:rPr>
          <w:rFonts w:ascii="Times New Roman" w:hAnsi="Times New Roman" w:cs="Times New Roman"/>
        </w:rPr>
        <w:t xml:space="preserve"> on</w:t>
      </w:r>
      <w:r w:rsidR="002C6DB4" w:rsidRPr="00341704">
        <w:rPr>
          <w:rFonts w:ascii="Times New Roman" w:hAnsi="Times New Roman" w:cs="Times New Roman"/>
        </w:rPr>
        <w:t xml:space="preserve"> </w:t>
      </w:r>
      <w:proofErr w:type="spellStart"/>
      <w:r w:rsidR="002C6DB4" w:rsidRPr="00341704">
        <w:rPr>
          <w:rFonts w:ascii="Times New Roman" w:hAnsi="Times New Roman" w:cs="Times New Roman"/>
        </w:rPr>
        <w:t>Github</w:t>
      </w:r>
      <w:proofErr w:type="spellEnd"/>
      <w:r w:rsidR="00D7591B" w:rsidRPr="00341704">
        <w:rPr>
          <w:rFonts w:ascii="Times New Roman" w:hAnsi="Times New Roman" w:cs="Times New Roman"/>
        </w:rPr>
        <w:t xml:space="preserve"> </w:t>
      </w:r>
      <w:r>
        <w:rPr>
          <w:rFonts w:ascii="Times New Roman" w:hAnsi="Times New Roman" w:cs="Times New Roman"/>
        </w:rPr>
        <w:t>so that</w:t>
      </w:r>
      <w:r w:rsidR="00D7591B" w:rsidRPr="00341704">
        <w:rPr>
          <w:rFonts w:ascii="Times New Roman" w:hAnsi="Times New Roman" w:cs="Times New Roman"/>
        </w:rPr>
        <w:t xml:space="preserve"> users </w:t>
      </w:r>
      <w:r w:rsidR="007F4F2D" w:rsidRPr="00341704">
        <w:rPr>
          <w:rFonts w:ascii="Times New Roman" w:hAnsi="Times New Roman" w:cs="Times New Roman"/>
        </w:rPr>
        <w:t>can</w:t>
      </w:r>
      <w:r w:rsidR="0014734C" w:rsidRPr="00341704">
        <w:rPr>
          <w:rFonts w:ascii="Times New Roman" w:hAnsi="Times New Roman" w:cs="Times New Roman"/>
        </w:rPr>
        <w:t xml:space="preserve"> pro</w:t>
      </w:r>
      <w:r>
        <w:rPr>
          <w:rFonts w:ascii="Times New Roman" w:hAnsi="Times New Roman" w:cs="Times New Roman"/>
        </w:rPr>
        <w:t>vide feedback continuously</w:t>
      </w:r>
      <w:ins w:id="34" w:author="leeqi" w:date="2018-05-09T10:35:00Z">
        <w:r w:rsidR="00E45D74">
          <w:rPr>
            <w:rFonts w:ascii="Times New Roman" w:hAnsi="Times New Roman" w:cs="Times New Roman"/>
          </w:rPr>
          <w:t>,</w:t>
        </w:r>
      </w:ins>
      <w:r>
        <w:rPr>
          <w:rFonts w:ascii="Times New Roman" w:hAnsi="Times New Roman" w:cs="Times New Roman"/>
        </w:rPr>
        <w:t xml:space="preserve"> and an</w:t>
      </w:r>
      <w:r w:rsidR="0014734C"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00D7591B" w:rsidRPr="00341704">
        <w:rPr>
          <w:rFonts w:ascii="Times New Roman" w:hAnsi="Times New Roman" w:cs="Times New Roman"/>
        </w:rPr>
        <w:t>.</w:t>
      </w:r>
      <w:r w:rsidR="00BE207F" w:rsidRPr="00341704">
        <w:rPr>
          <w:rFonts w:ascii="Times New Roman" w:hAnsi="Times New Roman" w:cs="Times New Roman"/>
        </w:rPr>
        <w:t xml:space="preserve"> </w:t>
      </w:r>
      <w:r>
        <w:rPr>
          <w:rFonts w:ascii="Times New Roman" w:hAnsi="Times New Roman" w:cs="Times New Roman"/>
        </w:rPr>
        <w:t>W</w:t>
      </w:r>
      <w:r w:rsidR="006B0C21">
        <w:rPr>
          <w:rFonts w:ascii="Times New Roman" w:hAnsi="Times New Roman" w:cs="Times New Roman"/>
        </w:rPr>
        <w:t xml:space="preserve">e hope that </w:t>
      </w:r>
      <w:proofErr w:type="spellStart"/>
      <w:r w:rsidR="00D7591B" w:rsidRPr="00341704">
        <w:rPr>
          <w:rFonts w:ascii="Times New Roman" w:hAnsi="Times New Roman" w:cs="Times New Roman"/>
        </w:rPr>
        <w:t>GeMS</w:t>
      </w:r>
      <w:proofErr w:type="spellEnd"/>
      <w:r w:rsidR="00D7591B" w:rsidRPr="00341704">
        <w:rPr>
          <w:rFonts w:ascii="Times New Roman" w:hAnsi="Times New Roman" w:cs="Times New Roman"/>
        </w:rPr>
        <w:t xml:space="preserve">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w:t>
      </w:r>
    </w:p>
    <w:p w14:paraId="6B2CEA80" w14:textId="77777777" w:rsidR="00241E4E" w:rsidRPr="00341704" w:rsidRDefault="00241E4E" w:rsidP="00BC3D72">
      <w:pPr>
        <w:jc w:val="both"/>
        <w:rPr>
          <w:rFonts w:ascii="Times New Roman" w:hAnsi="Times New Roman" w:cs="Times New Roman"/>
        </w:rPr>
      </w:pPr>
    </w:p>
    <w:p w14:paraId="6F798924" w14:textId="753C0DE2" w:rsidR="00612CB9" w:rsidRDefault="00E45D74" w:rsidP="00BC3D72">
      <w:pPr>
        <w:jc w:val="both"/>
        <w:rPr>
          <w:ins w:id="35" w:author="leeqi" w:date="2018-05-09T10:37:00Z"/>
          <w:rFonts w:ascii="Times New Roman" w:hAnsi="Times New Roman" w:cs="Times New Roman"/>
        </w:rPr>
      </w:pPr>
      <w:ins w:id="36" w:author="leeqi" w:date="2018-05-09T10:37:00Z">
        <w:r>
          <w:rPr>
            <w:rFonts w:ascii="Times New Roman" w:hAnsi="Times New Roman" w:cs="Times New Roman"/>
          </w:rPr>
          <w:t>Acknowledgements</w:t>
        </w:r>
      </w:ins>
    </w:p>
    <w:p w14:paraId="1BED96B5" w14:textId="1859A349" w:rsidR="00E45D74" w:rsidRPr="00341704" w:rsidRDefault="00E45D74" w:rsidP="00BC3D72">
      <w:pPr>
        <w:jc w:val="both"/>
        <w:rPr>
          <w:rFonts w:ascii="Times New Roman" w:hAnsi="Times New Roman" w:cs="Times New Roman"/>
        </w:rPr>
      </w:pPr>
      <w:ins w:id="37" w:author="leeqi" w:date="2018-05-09T10:37:00Z">
        <w:r>
          <w:rPr>
            <w:rFonts w:ascii="Times New Roman" w:hAnsi="Times New Roman" w:cs="Times New Roman"/>
          </w:rPr>
          <w:t>Packard Foundation, SFG nerds, Santa Barbara City for the nice weather to work in.</w:t>
        </w:r>
      </w:ins>
    </w:p>
    <w:p w14:paraId="7AF8A2C2" w14:textId="14657EA8" w:rsidR="00612CB9" w:rsidRPr="0025455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254554">
        <w:rPr>
          <w:rFonts w:ascii="Times New Roman" w:hAnsi="Times New Roman" w:cs="Times New Roman"/>
          <w:b/>
        </w:rPr>
        <w:lastRenderedPageBreak/>
        <w:t>References</w:t>
      </w:r>
    </w:p>
    <w:p w14:paraId="3BD4D557" w14:textId="15ABF0DB"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A’mar</w:t>
      </w:r>
      <w:proofErr w:type="spellEnd"/>
      <w:r w:rsidRPr="00E45D74">
        <w:rPr>
          <w:rFonts w:ascii="Times New Roman" w:hAnsi="Times New Roman" w:cs="Times New Roman"/>
        </w:rPr>
        <w:t>, Z.T., Punt, A.E., Dorn, M.W., 2009. The evaluation of two management strategies for the Gulf of Alaska walleye pollock fishery under climate change. ICES J. Mar. Sci. J. Cons. 66, 1614–1632. https://doi.org/10.1093/icesjms/fsp044</w:t>
      </w:r>
    </w:p>
    <w:p w14:paraId="6F092E1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Anderson, S.C., </w:t>
      </w:r>
      <w:proofErr w:type="spellStart"/>
      <w:r w:rsidRPr="00E45D74">
        <w:rPr>
          <w:rFonts w:ascii="Times New Roman" w:hAnsi="Times New Roman" w:cs="Times New Roman"/>
        </w:rPr>
        <w:t>Monnahan</w:t>
      </w:r>
      <w:proofErr w:type="spellEnd"/>
      <w:r w:rsidRPr="00E45D74">
        <w:rPr>
          <w:rFonts w:ascii="Times New Roman" w:hAnsi="Times New Roman" w:cs="Times New Roman"/>
        </w:rPr>
        <w:t>, C.C., Johnson, K.F., Ono, K., Valero, J.L., 2014. ss3sim: An R Package for Fisheries Stock Assessment Simulation with Stock Synthesis. PLOS ONE 9, e92725. https://doi.org/10.1371/journal.pone.0092725</w:t>
      </w:r>
    </w:p>
    <w:p w14:paraId="4E3B01A0"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Butterworth, D.S., Punt, A.E., 1999. Experiences in the evaluation and implementation of management procedures. ICES J. Mar. Sci. 56, 985–998. https://doi.org/10.1006/jmsc.1999.0532</w:t>
      </w:r>
    </w:p>
    <w:p w14:paraId="48BA30F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Butterworth, D.S., Rademeyer, R.A., 2008. Statistical catch-at-age analysis vs. ADAPT-VPA: the case of Gulf of Maine cod. ICES J. Mar. Sci. 65, 1717–1732. https://doi.org/10.1093/icesjms/fsn178</w:t>
      </w:r>
    </w:p>
    <w:p w14:paraId="29F5456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Clark, W.G., Hare, S.R., 2008. Assessment of the Pacific halibut stock at the end of 2007. </w:t>
      </w:r>
      <w:proofErr w:type="spellStart"/>
      <w:r w:rsidRPr="00E45D74">
        <w:rPr>
          <w:rFonts w:ascii="Times New Roman" w:hAnsi="Times New Roman" w:cs="Times New Roman"/>
        </w:rPr>
        <w:t>Int</w:t>
      </w:r>
      <w:proofErr w:type="spellEnd"/>
      <w:r w:rsidRPr="00E45D74">
        <w:rPr>
          <w:rFonts w:ascii="Times New Roman" w:hAnsi="Times New Roman" w:cs="Times New Roman"/>
        </w:rPr>
        <w:t xml:space="preserve"> Pac Halibut </w:t>
      </w:r>
      <w:proofErr w:type="spellStart"/>
      <w:r w:rsidRPr="00E45D74">
        <w:rPr>
          <w:rFonts w:ascii="Times New Roman" w:hAnsi="Times New Roman" w:cs="Times New Roman"/>
        </w:rPr>
        <w:t>Comm</w:t>
      </w:r>
      <w:proofErr w:type="spellEnd"/>
      <w:r w:rsidRPr="00E45D74">
        <w:rPr>
          <w:rFonts w:ascii="Times New Roman" w:hAnsi="Times New Roman" w:cs="Times New Roman"/>
        </w:rPr>
        <w:t xml:space="preserve"> Rep. Assess. Res. Act. 2007, 117–203.</w:t>
      </w:r>
    </w:p>
    <w:p w14:paraId="417459CF"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Conners</w:t>
      </w:r>
      <w:proofErr w:type="spellEnd"/>
      <w:r w:rsidRPr="00E45D74">
        <w:rPr>
          <w:rFonts w:ascii="Times New Roman" w:hAnsi="Times New Roman" w:cs="Times New Roman"/>
        </w:rPr>
        <w:t xml:space="preserve">, M.E., Hollowed, A.B., Brown, E., 2002. Retrospective analysis of Bering Sea bottom trawl surveys: regime shift and ecosystem reorganization. Prog. </w:t>
      </w:r>
      <w:proofErr w:type="spellStart"/>
      <w:r w:rsidRPr="00E45D74">
        <w:rPr>
          <w:rFonts w:ascii="Times New Roman" w:hAnsi="Times New Roman" w:cs="Times New Roman"/>
        </w:rPr>
        <w:t>Oceanogr</w:t>
      </w:r>
      <w:proofErr w:type="spellEnd"/>
      <w:r w:rsidRPr="00E45D74">
        <w:rPr>
          <w:rFonts w:ascii="Times New Roman" w:hAnsi="Times New Roman" w:cs="Times New Roman"/>
        </w:rPr>
        <w:t>. 55, 209–222. https://doi.org/10.1016/S0079-6611(02)00079-4</w:t>
      </w:r>
    </w:p>
    <w:p w14:paraId="27A6286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de la Mare, W.K., 1986. Simulation Studies on Management Procedures. Rep. Int. </w:t>
      </w:r>
      <w:proofErr w:type="spellStart"/>
      <w:r w:rsidRPr="00E45D74">
        <w:rPr>
          <w:rFonts w:ascii="Times New Roman" w:hAnsi="Times New Roman" w:cs="Times New Roman"/>
        </w:rPr>
        <w:t>Whal</w:t>
      </w:r>
      <w:proofErr w:type="spellEnd"/>
      <w:r w:rsidRPr="00E45D74">
        <w:rPr>
          <w:rFonts w:ascii="Times New Roman" w:hAnsi="Times New Roman" w:cs="Times New Roman"/>
        </w:rPr>
        <w:t>. Comm. 36, 429–450.</w:t>
      </w:r>
    </w:p>
    <w:p w14:paraId="2C69A95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Fournier, D., Archibald, C.P., 1982. A General Theory for Analyzing Catch at Age Data. Can. J. Fish. </w:t>
      </w:r>
      <w:proofErr w:type="spellStart"/>
      <w:r w:rsidRPr="00E45D74">
        <w:rPr>
          <w:rFonts w:ascii="Times New Roman" w:hAnsi="Times New Roman" w:cs="Times New Roman"/>
        </w:rPr>
        <w:t>Aquat</w:t>
      </w:r>
      <w:proofErr w:type="spellEnd"/>
      <w:r w:rsidRPr="00E45D74">
        <w:rPr>
          <w:rFonts w:ascii="Times New Roman" w:hAnsi="Times New Roman" w:cs="Times New Roman"/>
        </w:rPr>
        <w:t>. Sci. 39, 1195–1207. https://doi.org/10.1139/f82-157</w:t>
      </w:r>
    </w:p>
    <w:p w14:paraId="6C92ADA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Fournier, D.A., </w:t>
      </w:r>
      <w:proofErr w:type="spellStart"/>
      <w:r w:rsidRPr="00E45D74">
        <w:rPr>
          <w:rFonts w:ascii="Times New Roman" w:hAnsi="Times New Roman" w:cs="Times New Roman"/>
        </w:rPr>
        <w:t>Skaug</w:t>
      </w:r>
      <w:proofErr w:type="spellEnd"/>
      <w:r w:rsidRPr="00E45D74">
        <w:rPr>
          <w:rFonts w:ascii="Times New Roman" w:hAnsi="Times New Roman" w:cs="Times New Roman"/>
        </w:rPr>
        <w:t xml:space="preserve">, H.J., Ancheta, J., </w:t>
      </w:r>
      <w:proofErr w:type="spellStart"/>
      <w:r w:rsidRPr="00E45D74">
        <w:rPr>
          <w:rFonts w:ascii="Times New Roman" w:hAnsi="Times New Roman" w:cs="Times New Roman"/>
        </w:rPr>
        <w:t>Ianelli</w:t>
      </w:r>
      <w:proofErr w:type="spellEnd"/>
      <w:r w:rsidRPr="00E45D74">
        <w:rPr>
          <w:rFonts w:ascii="Times New Roman" w:hAnsi="Times New Roman" w:cs="Times New Roman"/>
        </w:rPr>
        <w:t xml:space="preserve">, J., Magnusson, A., Maunder, M.N., Nielsen, A., Sibert, J., 2012. AD Model Builder: using automatic differentiation for statistical inference of highly parameterized complex nonlinear models. </w:t>
      </w:r>
      <w:proofErr w:type="spellStart"/>
      <w:r w:rsidRPr="00E45D74">
        <w:rPr>
          <w:rFonts w:ascii="Times New Roman" w:hAnsi="Times New Roman" w:cs="Times New Roman"/>
        </w:rPr>
        <w:t>Optim</w:t>
      </w:r>
      <w:proofErr w:type="spellEnd"/>
      <w:r w:rsidRPr="00E45D74">
        <w:rPr>
          <w:rFonts w:ascii="Times New Roman" w:hAnsi="Times New Roman" w:cs="Times New Roman"/>
        </w:rPr>
        <w:t xml:space="preserve">. Methods </w:t>
      </w:r>
      <w:proofErr w:type="spellStart"/>
      <w:r w:rsidRPr="00E45D74">
        <w:rPr>
          <w:rFonts w:ascii="Times New Roman" w:hAnsi="Times New Roman" w:cs="Times New Roman"/>
        </w:rPr>
        <w:t>Softw</w:t>
      </w:r>
      <w:proofErr w:type="spellEnd"/>
      <w:r w:rsidRPr="00E45D74">
        <w:rPr>
          <w:rFonts w:ascii="Times New Roman" w:hAnsi="Times New Roman" w:cs="Times New Roman"/>
        </w:rPr>
        <w:t>. 27, 233–249. https://doi.org/10.1080/10556788.2011.597854</w:t>
      </w:r>
    </w:p>
    <w:p w14:paraId="521D805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Hollowed, A.B., </w:t>
      </w:r>
      <w:proofErr w:type="spellStart"/>
      <w:r w:rsidRPr="00E45D74">
        <w:rPr>
          <w:rFonts w:ascii="Times New Roman" w:hAnsi="Times New Roman" w:cs="Times New Roman"/>
        </w:rPr>
        <w:t>Barange</w:t>
      </w:r>
      <w:proofErr w:type="spellEnd"/>
      <w:r w:rsidRPr="00E45D74">
        <w:rPr>
          <w:rFonts w:ascii="Times New Roman" w:hAnsi="Times New Roman" w:cs="Times New Roman"/>
        </w:rPr>
        <w:t xml:space="preserve">, M., Beamish, R.J., Brander, K., Cochrane, K., Drinkwater, K., Foreman, M.G.G., Hare, J.A., Holt, J., Ito, S., Kim, S., King, J.R., </w:t>
      </w:r>
      <w:proofErr w:type="spellStart"/>
      <w:r w:rsidRPr="00E45D74">
        <w:rPr>
          <w:rFonts w:ascii="Times New Roman" w:hAnsi="Times New Roman" w:cs="Times New Roman"/>
        </w:rPr>
        <w:t>Loeng</w:t>
      </w:r>
      <w:proofErr w:type="spellEnd"/>
      <w:r w:rsidRPr="00E45D74">
        <w:rPr>
          <w:rFonts w:ascii="Times New Roman" w:hAnsi="Times New Roman" w:cs="Times New Roman"/>
        </w:rPr>
        <w:t xml:space="preserve">, H., </w:t>
      </w:r>
      <w:proofErr w:type="spellStart"/>
      <w:r w:rsidRPr="00E45D74">
        <w:rPr>
          <w:rFonts w:ascii="Times New Roman" w:hAnsi="Times New Roman" w:cs="Times New Roman"/>
        </w:rPr>
        <w:t>MacKenzie</w:t>
      </w:r>
      <w:proofErr w:type="spellEnd"/>
      <w:r w:rsidRPr="00E45D74">
        <w:rPr>
          <w:rFonts w:ascii="Times New Roman" w:hAnsi="Times New Roman" w:cs="Times New Roman"/>
        </w:rPr>
        <w:t xml:space="preserve">, B.R., </w:t>
      </w:r>
      <w:proofErr w:type="spellStart"/>
      <w:r w:rsidRPr="00E45D74">
        <w:rPr>
          <w:rFonts w:ascii="Times New Roman" w:hAnsi="Times New Roman" w:cs="Times New Roman"/>
        </w:rPr>
        <w:t>Mueter</w:t>
      </w:r>
      <w:proofErr w:type="spellEnd"/>
      <w:r w:rsidRPr="00E45D74">
        <w:rPr>
          <w:rFonts w:ascii="Times New Roman" w:hAnsi="Times New Roman" w:cs="Times New Roman"/>
        </w:rPr>
        <w:t xml:space="preserve">, F.J., </w:t>
      </w:r>
      <w:proofErr w:type="spellStart"/>
      <w:r w:rsidRPr="00E45D74">
        <w:rPr>
          <w:rFonts w:ascii="Times New Roman" w:hAnsi="Times New Roman" w:cs="Times New Roman"/>
        </w:rPr>
        <w:t>Okey</w:t>
      </w:r>
      <w:proofErr w:type="spellEnd"/>
      <w:r w:rsidRPr="00E45D74">
        <w:rPr>
          <w:rFonts w:ascii="Times New Roman" w:hAnsi="Times New Roman" w:cs="Times New Roman"/>
        </w:rPr>
        <w:t xml:space="preserve">, T.A., Peck, M.A., </w:t>
      </w:r>
      <w:proofErr w:type="spellStart"/>
      <w:r w:rsidRPr="00E45D74">
        <w:rPr>
          <w:rFonts w:ascii="Times New Roman" w:hAnsi="Times New Roman" w:cs="Times New Roman"/>
        </w:rPr>
        <w:t>Radchenko</w:t>
      </w:r>
      <w:proofErr w:type="spellEnd"/>
      <w:r w:rsidRPr="00E45D74">
        <w:rPr>
          <w:rFonts w:ascii="Times New Roman" w:hAnsi="Times New Roman" w:cs="Times New Roman"/>
        </w:rPr>
        <w:t xml:space="preserve">, V.I., Rice, J.C., </w:t>
      </w:r>
      <w:proofErr w:type="spellStart"/>
      <w:r w:rsidRPr="00E45D74">
        <w:rPr>
          <w:rFonts w:ascii="Times New Roman" w:hAnsi="Times New Roman" w:cs="Times New Roman"/>
        </w:rPr>
        <w:t>Schirripa</w:t>
      </w:r>
      <w:proofErr w:type="spellEnd"/>
      <w:r w:rsidRPr="00E45D74">
        <w:rPr>
          <w:rFonts w:ascii="Times New Roman" w:hAnsi="Times New Roman" w:cs="Times New Roman"/>
        </w:rPr>
        <w:t xml:space="preserve">, M.J., </w:t>
      </w:r>
      <w:proofErr w:type="spellStart"/>
      <w:r w:rsidRPr="00E45D74">
        <w:rPr>
          <w:rFonts w:ascii="Times New Roman" w:hAnsi="Times New Roman" w:cs="Times New Roman"/>
        </w:rPr>
        <w:t>Yatsu</w:t>
      </w:r>
      <w:proofErr w:type="spellEnd"/>
      <w:r w:rsidRPr="00E45D74">
        <w:rPr>
          <w:rFonts w:ascii="Times New Roman" w:hAnsi="Times New Roman" w:cs="Times New Roman"/>
        </w:rPr>
        <w:t>, A., Yamanaka, Y., 2013. Projected impacts of climate change on marine fish and fisheries. ICES J. Mar. Sci. 70, 1023–1037. https://doi.org/10.1093/icesjms/fst081</w:t>
      </w:r>
    </w:p>
    <w:p w14:paraId="50D26AB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Holt, C.A., Punt, A.E., 2009. Incorporating climate information into rebuilding plans for overfished </w:t>
      </w:r>
      <w:proofErr w:type="spellStart"/>
      <w:r w:rsidRPr="00E45D74">
        <w:rPr>
          <w:rFonts w:ascii="Times New Roman" w:hAnsi="Times New Roman" w:cs="Times New Roman"/>
        </w:rPr>
        <w:t>groundfish</w:t>
      </w:r>
      <w:proofErr w:type="spellEnd"/>
      <w:r w:rsidRPr="00E45D74">
        <w:rPr>
          <w:rFonts w:ascii="Times New Roman" w:hAnsi="Times New Roman" w:cs="Times New Roman"/>
        </w:rPr>
        <w:t xml:space="preserve"> species of the U.S. west coast. Fish. Res., Ecosystem Approach to Fisheries: Improvements on Traditional Management for Declining and Depleted </w:t>
      </w:r>
      <w:proofErr w:type="spellStart"/>
      <w:r w:rsidRPr="00E45D74">
        <w:rPr>
          <w:rFonts w:ascii="Times New Roman" w:hAnsi="Times New Roman" w:cs="Times New Roman"/>
        </w:rPr>
        <w:t>StocksAnnual</w:t>
      </w:r>
      <w:proofErr w:type="spellEnd"/>
      <w:r w:rsidRPr="00E45D74">
        <w:rPr>
          <w:rFonts w:ascii="Times New Roman" w:hAnsi="Times New Roman" w:cs="Times New Roman"/>
        </w:rPr>
        <w:t xml:space="preserve"> Meeting of the North Pacific Marine Science Organization 100, 57–67. https://doi.org/10.1016/j.fishres.2009.03.002</w:t>
      </w:r>
    </w:p>
    <w:p w14:paraId="3355D7A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Hurtado-Ferro, F., </w:t>
      </w:r>
      <w:proofErr w:type="spellStart"/>
      <w:r w:rsidRPr="00E45D74">
        <w:rPr>
          <w:rFonts w:ascii="Times New Roman" w:hAnsi="Times New Roman" w:cs="Times New Roman"/>
        </w:rPr>
        <w:t>Hiramatsu</w:t>
      </w:r>
      <w:proofErr w:type="spellEnd"/>
      <w:r w:rsidRPr="00E45D74">
        <w:rPr>
          <w:rFonts w:ascii="Times New Roman" w:hAnsi="Times New Roman" w:cs="Times New Roman"/>
        </w:rPr>
        <w:t xml:space="preserve">, K., </w:t>
      </w:r>
      <w:proofErr w:type="spellStart"/>
      <w:r w:rsidRPr="00E45D74">
        <w:rPr>
          <w:rFonts w:ascii="Times New Roman" w:hAnsi="Times New Roman" w:cs="Times New Roman"/>
        </w:rPr>
        <w:t>Shirakihara</w:t>
      </w:r>
      <w:proofErr w:type="spellEnd"/>
      <w:r w:rsidRPr="00E45D74">
        <w:rPr>
          <w:rFonts w:ascii="Times New Roman" w:hAnsi="Times New Roman" w:cs="Times New Roman"/>
        </w:rPr>
        <w:t>, K., 2010. Allowing for environmental effects in a management strategy evaluation for Japanese sardine. ICES J. Mar. Sci. 67, 2012–2017. https://doi.org/10.1093/icesjms/fsq126</w:t>
      </w:r>
    </w:p>
    <w:p w14:paraId="7F3E4F2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Hurtado-Ferro, F., </w:t>
      </w:r>
      <w:proofErr w:type="spellStart"/>
      <w:r w:rsidRPr="00E45D74">
        <w:rPr>
          <w:rFonts w:ascii="Times New Roman" w:hAnsi="Times New Roman" w:cs="Times New Roman"/>
        </w:rPr>
        <w:t>Szuwalski</w:t>
      </w:r>
      <w:proofErr w:type="spellEnd"/>
      <w:r w:rsidRPr="00E45D74">
        <w:rPr>
          <w:rFonts w:ascii="Times New Roman" w:hAnsi="Times New Roman" w:cs="Times New Roman"/>
        </w:rPr>
        <w:t xml:space="preserve">, C.S., Valero, J.L., Anderson, S.C., Cunningham, C.J., Johnson, K.F., </w:t>
      </w:r>
      <w:proofErr w:type="spellStart"/>
      <w:r w:rsidRPr="00E45D74">
        <w:rPr>
          <w:rFonts w:ascii="Times New Roman" w:hAnsi="Times New Roman" w:cs="Times New Roman"/>
        </w:rPr>
        <w:t>Licandeo</w:t>
      </w:r>
      <w:proofErr w:type="spellEnd"/>
      <w:r w:rsidRPr="00E45D74">
        <w:rPr>
          <w:rFonts w:ascii="Times New Roman" w:hAnsi="Times New Roman" w:cs="Times New Roman"/>
        </w:rPr>
        <w:t xml:space="preserve">, R., </w:t>
      </w:r>
      <w:proofErr w:type="spellStart"/>
      <w:r w:rsidRPr="00E45D74">
        <w:rPr>
          <w:rFonts w:ascii="Times New Roman" w:hAnsi="Times New Roman" w:cs="Times New Roman"/>
        </w:rPr>
        <w:t>McGilliard</w:t>
      </w:r>
      <w:proofErr w:type="spellEnd"/>
      <w:r w:rsidRPr="00E45D74">
        <w:rPr>
          <w:rFonts w:ascii="Times New Roman" w:hAnsi="Times New Roman" w:cs="Times New Roman"/>
        </w:rPr>
        <w:t xml:space="preserve">, C.R., </w:t>
      </w:r>
      <w:proofErr w:type="spellStart"/>
      <w:r w:rsidRPr="00E45D74">
        <w:rPr>
          <w:rFonts w:ascii="Times New Roman" w:hAnsi="Times New Roman" w:cs="Times New Roman"/>
        </w:rPr>
        <w:t>Monnahan</w:t>
      </w:r>
      <w:proofErr w:type="spellEnd"/>
      <w:r w:rsidRPr="00E45D74">
        <w:rPr>
          <w:rFonts w:ascii="Times New Roman" w:hAnsi="Times New Roman" w:cs="Times New Roman"/>
        </w:rPr>
        <w:t xml:space="preserve">, C.C., </w:t>
      </w:r>
      <w:proofErr w:type="spellStart"/>
      <w:r w:rsidRPr="00E45D74">
        <w:rPr>
          <w:rFonts w:ascii="Times New Roman" w:hAnsi="Times New Roman" w:cs="Times New Roman"/>
        </w:rPr>
        <w:t>Muradian</w:t>
      </w:r>
      <w:proofErr w:type="spellEnd"/>
      <w:r w:rsidRPr="00E45D74">
        <w:rPr>
          <w:rFonts w:ascii="Times New Roman" w:hAnsi="Times New Roman" w:cs="Times New Roman"/>
        </w:rPr>
        <w:t>, M.L., Ono, K., Vert-Pre, K.A., Whitten, A.R., Punt, A.E., 2015. Looking in the rear-view mirror: bias and retrospective patterns in integrated, age-structured stock assessment models. ICES J. Mar. Sci. 72, 99–110. https://doi.org/10.1093/icesjms/fsu198</w:t>
      </w:r>
    </w:p>
    <w:p w14:paraId="1470255A"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lastRenderedPageBreak/>
        <w:t>Ianelli</w:t>
      </w:r>
      <w:proofErr w:type="spellEnd"/>
      <w:r w:rsidRPr="00E45D74">
        <w:rPr>
          <w:rFonts w:ascii="Times New Roman" w:hAnsi="Times New Roman" w:cs="Times New Roman"/>
        </w:rPr>
        <w:t xml:space="preserve">, J.N., Hollowed, A.B., Haynie, A.C., </w:t>
      </w:r>
      <w:proofErr w:type="spellStart"/>
      <w:r w:rsidRPr="00E45D74">
        <w:rPr>
          <w:rFonts w:ascii="Times New Roman" w:hAnsi="Times New Roman" w:cs="Times New Roman"/>
        </w:rPr>
        <w:t>Mueter</w:t>
      </w:r>
      <w:proofErr w:type="spellEnd"/>
      <w:r w:rsidRPr="00E45D74">
        <w:rPr>
          <w:rFonts w:ascii="Times New Roman" w:hAnsi="Times New Roman" w:cs="Times New Roman"/>
        </w:rPr>
        <w:t>, F.J., Bond, N.A., 2011. Evaluating management strategies for eastern Bering Sea walleye pollock (</w:t>
      </w:r>
      <w:proofErr w:type="spellStart"/>
      <w:r w:rsidRPr="00E45D74">
        <w:rPr>
          <w:rFonts w:ascii="Times New Roman" w:hAnsi="Times New Roman" w:cs="Times New Roman"/>
        </w:rPr>
        <w:t>Theragra</w:t>
      </w:r>
      <w:proofErr w:type="spellEnd"/>
      <w:r w:rsidRPr="00E45D74">
        <w:rPr>
          <w:rFonts w:ascii="Times New Roman" w:hAnsi="Times New Roman" w:cs="Times New Roman"/>
        </w:rPr>
        <w:t xml:space="preserve"> </w:t>
      </w:r>
      <w:proofErr w:type="spellStart"/>
      <w:r w:rsidRPr="00E45D74">
        <w:rPr>
          <w:rFonts w:ascii="Times New Roman" w:hAnsi="Times New Roman" w:cs="Times New Roman"/>
        </w:rPr>
        <w:t>chalcogramma</w:t>
      </w:r>
      <w:proofErr w:type="spellEnd"/>
      <w:r w:rsidRPr="00E45D74">
        <w:rPr>
          <w:rFonts w:ascii="Times New Roman" w:hAnsi="Times New Roman" w:cs="Times New Roman"/>
        </w:rPr>
        <w:t>) in a changing environment. ICES J. Mar. Sci. J. Cons. 68, 1297–1304. https://doi.org/10.1093/icesjms/fsr010</w:t>
      </w:r>
    </w:p>
    <w:p w14:paraId="2D55A39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ICES, 2012. Report on the Classification of Stock Assessment methods developed by SISAM, ICES CM 2012/ACOM/SCICOM:01.</w:t>
      </w:r>
    </w:p>
    <w:p w14:paraId="4970E284"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Johnson, K.F., </w:t>
      </w:r>
      <w:proofErr w:type="spellStart"/>
      <w:r w:rsidRPr="00E45D74">
        <w:rPr>
          <w:rFonts w:ascii="Times New Roman" w:hAnsi="Times New Roman" w:cs="Times New Roman"/>
        </w:rPr>
        <w:t>Monnahan</w:t>
      </w:r>
      <w:proofErr w:type="spellEnd"/>
      <w:r w:rsidRPr="00E45D74">
        <w:rPr>
          <w:rFonts w:ascii="Times New Roman" w:hAnsi="Times New Roman" w:cs="Times New Roman"/>
        </w:rPr>
        <w:t xml:space="preserve">, C.C., </w:t>
      </w:r>
      <w:proofErr w:type="spellStart"/>
      <w:r w:rsidRPr="00E45D74">
        <w:rPr>
          <w:rFonts w:ascii="Times New Roman" w:hAnsi="Times New Roman" w:cs="Times New Roman"/>
        </w:rPr>
        <w:t>McGilliard</w:t>
      </w:r>
      <w:proofErr w:type="spellEnd"/>
      <w:r w:rsidRPr="00E45D74">
        <w:rPr>
          <w:rFonts w:ascii="Times New Roman" w:hAnsi="Times New Roman" w:cs="Times New Roman"/>
        </w:rPr>
        <w:t xml:space="preserve">, C.R., Vert-pre, K.A., Anderson, S.C., Cunningham, C.J., Hurtado-Ferro, F., </w:t>
      </w:r>
      <w:proofErr w:type="spellStart"/>
      <w:r w:rsidRPr="00E45D74">
        <w:rPr>
          <w:rFonts w:ascii="Times New Roman" w:hAnsi="Times New Roman" w:cs="Times New Roman"/>
        </w:rPr>
        <w:t>Licandeo</w:t>
      </w:r>
      <w:proofErr w:type="spellEnd"/>
      <w:r w:rsidRPr="00E45D74">
        <w:rPr>
          <w:rFonts w:ascii="Times New Roman" w:hAnsi="Times New Roman" w:cs="Times New Roman"/>
        </w:rPr>
        <w:t xml:space="preserve">, R.R., </w:t>
      </w:r>
      <w:proofErr w:type="spellStart"/>
      <w:r w:rsidRPr="00E45D74">
        <w:rPr>
          <w:rFonts w:ascii="Times New Roman" w:hAnsi="Times New Roman" w:cs="Times New Roman"/>
        </w:rPr>
        <w:t>Muradian</w:t>
      </w:r>
      <w:proofErr w:type="spellEnd"/>
      <w:r w:rsidRPr="00E45D74">
        <w:rPr>
          <w:rFonts w:ascii="Times New Roman" w:hAnsi="Times New Roman" w:cs="Times New Roman"/>
        </w:rPr>
        <w:t xml:space="preserve">, M.L., Ono, K., </w:t>
      </w:r>
      <w:proofErr w:type="spellStart"/>
      <w:r w:rsidRPr="00E45D74">
        <w:rPr>
          <w:rFonts w:ascii="Times New Roman" w:hAnsi="Times New Roman" w:cs="Times New Roman"/>
        </w:rPr>
        <w:t>Szuwalski</w:t>
      </w:r>
      <w:proofErr w:type="spellEnd"/>
      <w:r w:rsidRPr="00E45D74">
        <w:rPr>
          <w:rFonts w:ascii="Times New Roman" w:hAnsi="Times New Roman" w:cs="Times New Roman"/>
        </w:rPr>
        <w:t>, C.S., Valero, J.L., Whitten, A.R., Punt, A.E., 2014. Time-varying natural mortality in fisheries stock assessment models: identifying a default approach. ICES J. Mar. Sci. J. Cons. fsu055. https://doi.org/10.1093/icesjms/fsu055</w:t>
      </w:r>
    </w:p>
    <w:p w14:paraId="0AAED0E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Kell, L.T., De Oliveira, J.A.A., Punt, A.E., McAllister, M.K., </w:t>
      </w:r>
      <w:proofErr w:type="spellStart"/>
      <w:r w:rsidRPr="00E45D74">
        <w:rPr>
          <w:rFonts w:ascii="Times New Roman" w:hAnsi="Times New Roman" w:cs="Times New Roman"/>
        </w:rPr>
        <w:t>Kuikka</w:t>
      </w:r>
      <w:proofErr w:type="spellEnd"/>
      <w:r w:rsidRPr="00E45D74">
        <w:rPr>
          <w:rFonts w:ascii="Times New Roman" w:hAnsi="Times New Roman" w:cs="Times New Roman"/>
        </w:rPr>
        <w:t xml:space="preserve">, S., 2006. Operational management procedures: an introduction to the use of management strategy evaluation frameworks., in: The Knowledge Base for Fisheries Management, Developments in Aquaculture and </w:t>
      </w:r>
      <w:proofErr w:type="spellStart"/>
      <w:r w:rsidRPr="00E45D74">
        <w:rPr>
          <w:rFonts w:ascii="Times New Roman" w:hAnsi="Times New Roman" w:cs="Times New Roman"/>
        </w:rPr>
        <w:t>FIsheries</w:t>
      </w:r>
      <w:proofErr w:type="spellEnd"/>
      <w:r w:rsidRPr="00E45D74">
        <w:rPr>
          <w:rFonts w:ascii="Times New Roman" w:hAnsi="Times New Roman" w:cs="Times New Roman"/>
        </w:rPr>
        <w:t xml:space="preserve"> Science. Elsevier, Amsterdam, pp. 379–407.</w:t>
      </w:r>
    </w:p>
    <w:p w14:paraId="6F91C7F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Kell, L.T., </w:t>
      </w:r>
      <w:proofErr w:type="spellStart"/>
      <w:r w:rsidRPr="00E45D74">
        <w:rPr>
          <w:rFonts w:ascii="Times New Roman" w:hAnsi="Times New Roman" w:cs="Times New Roman"/>
        </w:rPr>
        <w:t>Mosqueira</w:t>
      </w:r>
      <w:proofErr w:type="spellEnd"/>
      <w:r w:rsidRPr="00E45D74">
        <w:rPr>
          <w:rFonts w:ascii="Times New Roman" w:hAnsi="Times New Roman" w:cs="Times New Roman"/>
        </w:rPr>
        <w:t xml:space="preserve">, I., </w:t>
      </w:r>
      <w:proofErr w:type="spellStart"/>
      <w:r w:rsidRPr="00E45D74">
        <w:rPr>
          <w:rFonts w:ascii="Times New Roman" w:hAnsi="Times New Roman" w:cs="Times New Roman"/>
        </w:rPr>
        <w:t>Grosjean</w:t>
      </w:r>
      <w:proofErr w:type="spellEnd"/>
      <w:r w:rsidRPr="00E45D74">
        <w:rPr>
          <w:rFonts w:ascii="Times New Roman" w:hAnsi="Times New Roman" w:cs="Times New Roman"/>
        </w:rPr>
        <w:t xml:space="preserve">, P., </w:t>
      </w:r>
      <w:proofErr w:type="spellStart"/>
      <w:r w:rsidRPr="00E45D74">
        <w:rPr>
          <w:rFonts w:ascii="Times New Roman" w:hAnsi="Times New Roman" w:cs="Times New Roman"/>
        </w:rPr>
        <w:t>Fromentin</w:t>
      </w:r>
      <w:proofErr w:type="spellEnd"/>
      <w:r w:rsidRPr="00E45D74">
        <w:rPr>
          <w:rFonts w:ascii="Times New Roman" w:hAnsi="Times New Roman" w:cs="Times New Roman"/>
        </w:rPr>
        <w:t xml:space="preserve">, J.-M., Garcia, D., Hillary, R., Jardim, E., </w:t>
      </w:r>
      <w:proofErr w:type="spellStart"/>
      <w:r w:rsidRPr="00E45D74">
        <w:rPr>
          <w:rFonts w:ascii="Times New Roman" w:hAnsi="Times New Roman" w:cs="Times New Roman"/>
        </w:rPr>
        <w:t>Mardle</w:t>
      </w:r>
      <w:proofErr w:type="spellEnd"/>
      <w:r w:rsidRPr="00E45D74">
        <w:rPr>
          <w:rFonts w:ascii="Times New Roman" w:hAnsi="Times New Roman" w:cs="Times New Roman"/>
        </w:rPr>
        <w:t xml:space="preserve">, S., </w:t>
      </w:r>
      <w:proofErr w:type="spellStart"/>
      <w:r w:rsidRPr="00E45D74">
        <w:rPr>
          <w:rFonts w:ascii="Times New Roman" w:hAnsi="Times New Roman" w:cs="Times New Roman"/>
        </w:rPr>
        <w:t>Pastoors</w:t>
      </w:r>
      <w:proofErr w:type="spellEnd"/>
      <w:r w:rsidRPr="00E45D74">
        <w:rPr>
          <w:rFonts w:ascii="Times New Roman" w:hAnsi="Times New Roman" w:cs="Times New Roman"/>
        </w:rPr>
        <w:t>, M.A., Poos, J.J., Scott, F., Scott, R.D., 2007. FLR: an open-source framework for the evaluation and development of management strategies. ICES J. Mar. Sci. 64, 640–646. https://doi.org/10.1093/icesjms/fsm012</w:t>
      </w:r>
    </w:p>
    <w:p w14:paraId="46B0836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Lawson, T.A., </w:t>
      </w:r>
      <w:proofErr w:type="spellStart"/>
      <w:r w:rsidRPr="00E45D74">
        <w:rPr>
          <w:rFonts w:ascii="Times New Roman" w:hAnsi="Times New Roman" w:cs="Times New Roman"/>
        </w:rPr>
        <w:t>Hilborn</w:t>
      </w:r>
      <w:proofErr w:type="spellEnd"/>
      <w:r w:rsidRPr="00E45D74">
        <w:rPr>
          <w:rFonts w:ascii="Times New Roman" w:hAnsi="Times New Roman" w:cs="Times New Roman"/>
        </w:rPr>
        <w:t xml:space="preserve">, R., 1985. Equilibrium Yields and Yield Isopleths from a General Age-Structured Model of Harvested Populations. Can. J. Fish. </w:t>
      </w:r>
      <w:proofErr w:type="spellStart"/>
      <w:r w:rsidRPr="00E45D74">
        <w:rPr>
          <w:rFonts w:ascii="Times New Roman" w:hAnsi="Times New Roman" w:cs="Times New Roman"/>
        </w:rPr>
        <w:t>Aquat</w:t>
      </w:r>
      <w:proofErr w:type="spellEnd"/>
      <w:r w:rsidRPr="00E45D74">
        <w:rPr>
          <w:rFonts w:ascii="Times New Roman" w:hAnsi="Times New Roman" w:cs="Times New Roman"/>
        </w:rPr>
        <w:t>. Sci. 42, 1766–1771. https://doi.org/10.1139/f85-221</w:t>
      </w:r>
    </w:p>
    <w:p w14:paraId="7CAED7D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Lee, Q., Thorson, J.T., </w:t>
      </w:r>
      <w:proofErr w:type="spellStart"/>
      <w:r w:rsidRPr="00E45D74">
        <w:rPr>
          <w:rFonts w:ascii="Times New Roman" w:hAnsi="Times New Roman" w:cs="Times New Roman"/>
        </w:rPr>
        <w:t>Gertseva</w:t>
      </w:r>
      <w:proofErr w:type="spellEnd"/>
      <w:r w:rsidRPr="00E45D74">
        <w:rPr>
          <w:rFonts w:ascii="Times New Roman" w:hAnsi="Times New Roman" w:cs="Times New Roman"/>
        </w:rPr>
        <w:t xml:space="preserve">, V.V., Punt, A.E., 2018. The benefits and risks of incorporating climate-driven growth variation into stock assessment models, with application to </w:t>
      </w:r>
      <w:proofErr w:type="spellStart"/>
      <w:r w:rsidRPr="00E45D74">
        <w:rPr>
          <w:rFonts w:ascii="Times New Roman" w:hAnsi="Times New Roman" w:cs="Times New Roman"/>
        </w:rPr>
        <w:t>Splitnose</w:t>
      </w:r>
      <w:proofErr w:type="spellEnd"/>
      <w:r w:rsidRPr="00E45D74">
        <w:rPr>
          <w:rFonts w:ascii="Times New Roman" w:hAnsi="Times New Roman" w:cs="Times New Roman"/>
        </w:rPr>
        <w:t xml:space="preserve"> Rockfish (Sebastes </w:t>
      </w:r>
      <w:proofErr w:type="spellStart"/>
      <w:r w:rsidRPr="00E45D74">
        <w:rPr>
          <w:rFonts w:ascii="Times New Roman" w:hAnsi="Times New Roman" w:cs="Times New Roman"/>
        </w:rPr>
        <w:t>diploproa</w:t>
      </w:r>
      <w:proofErr w:type="spellEnd"/>
      <w:r w:rsidRPr="00E45D74">
        <w:rPr>
          <w:rFonts w:ascii="Times New Roman" w:hAnsi="Times New Roman" w:cs="Times New Roman"/>
        </w:rPr>
        <w:t>). ICES J. Mar. Sci. 75, 245–256. https://doi.org/10.1093/icesjms/fsx147</w:t>
      </w:r>
    </w:p>
    <w:p w14:paraId="5A9A6A5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Maunder, M.N., Punt, A.E., 2013. A review of integrated analysis in fisheries stock assessment. Fish. Res. 142, 61–74. https://doi.org/10.1016/j.fishres.2012.07.025</w:t>
      </w:r>
    </w:p>
    <w:p w14:paraId="70EF0198"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Mohn</w:t>
      </w:r>
      <w:proofErr w:type="spellEnd"/>
      <w:r w:rsidRPr="00E45D74">
        <w:rPr>
          <w:rFonts w:ascii="Times New Roman" w:hAnsi="Times New Roman" w:cs="Times New Roman"/>
        </w:rPr>
        <w:t>, R., 1999. The retrospective problem in sequential population analysis: An investigation using cod fishery and simulated data. ICES J. Mar. Sci. 56, 473–488. https://doi.org/10.1006/jmsc.1999.0481</w:t>
      </w:r>
    </w:p>
    <w:p w14:paraId="1C1D0A93"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Mueter</w:t>
      </w:r>
      <w:proofErr w:type="spellEnd"/>
      <w:r w:rsidRPr="00E45D74">
        <w:rPr>
          <w:rFonts w:ascii="Times New Roman" w:hAnsi="Times New Roman" w:cs="Times New Roman"/>
        </w:rPr>
        <w:t xml:space="preserve">, F.J., Bond, N.A., </w:t>
      </w:r>
      <w:proofErr w:type="spellStart"/>
      <w:r w:rsidRPr="00E45D74">
        <w:rPr>
          <w:rFonts w:ascii="Times New Roman" w:hAnsi="Times New Roman" w:cs="Times New Roman"/>
        </w:rPr>
        <w:t>Ianelli</w:t>
      </w:r>
      <w:proofErr w:type="spellEnd"/>
      <w:r w:rsidRPr="00E45D74">
        <w:rPr>
          <w:rFonts w:ascii="Times New Roman" w:hAnsi="Times New Roman" w:cs="Times New Roman"/>
        </w:rPr>
        <w:t>, J.N., Hollowed, A.B., 2011. Expected declines in recruitment of walleye pollock (</w:t>
      </w:r>
      <w:proofErr w:type="spellStart"/>
      <w:r w:rsidRPr="00E45D74">
        <w:rPr>
          <w:rFonts w:ascii="Times New Roman" w:hAnsi="Times New Roman" w:cs="Times New Roman"/>
        </w:rPr>
        <w:t>Theragra</w:t>
      </w:r>
      <w:proofErr w:type="spellEnd"/>
      <w:r w:rsidRPr="00E45D74">
        <w:rPr>
          <w:rFonts w:ascii="Times New Roman" w:hAnsi="Times New Roman" w:cs="Times New Roman"/>
        </w:rPr>
        <w:t xml:space="preserve"> </w:t>
      </w:r>
      <w:proofErr w:type="spellStart"/>
      <w:r w:rsidRPr="00E45D74">
        <w:rPr>
          <w:rFonts w:ascii="Times New Roman" w:hAnsi="Times New Roman" w:cs="Times New Roman"/>
        </w:rPr>
        <w:t>chalcogramma</w:t>
      </w:r>
      <w:proofErr w:type="spellEnd"/>
      <w:r w:rsidRPr="00E45D74">
        <w:rPr>
          <w:rFonts w:ascii="Times New Roman" w:hAnsi="Times New Roman" w:cs="Times New Roman"/>
        </w:rPr>
        <w:t>) in the eastern Bering Sea under future climate change. ICES J. Mar. Sci. 68, 1284–1296. https://doi.org/10.1093/icesjms/fsr022</w:t>
      </w:r>
    </w:p>
    <w:p w14:paraId="212B61AD"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Polacheck</w:t>
      </w:r>
      <w:proofErr w:type="spellEnd"/>
      <w:r w:rsidRPr="00E45D74">
        <w:rPr>
          <w:rFonts w:ascii="Times New Roman" w:hAnsi="Times New Roman" w:cs="Times New Roman"/>
        </w:rPr>
        <w:t xml:space="preserve">, T., </w:t>
      </w:r>
      <w:proofErr w:type="spellStart"/>
      <w:r w:rsidRPr="00E45D74">
        <w:rPr>
          <w:rFonts w:ascii="Times New Roman" w:hAnsi="Times New Roman" w:cs="Times New Roman"/>
        </w:rPr>
        <w:t>Hilborn</w:t>
      </w:r>
      <w:proofErr w:type="spellEnd"/>
      <w:r w:rsidRPr="00E45D74">
        <w:rPr>
          <w:rFonts w:ascii="Times New Roman" w:hAnsi="Times New Roman" w:cs="Times New Roman"/>
        </w:rPr>
        <w:t xml:space="preserve">, R., Punt, A.E., 1993. Fitting Surplus Production Models: Comparing Methods and Measuring Uncertainty. Can. J. Fish. </w:t>
      </w:r>
      <w:proofErr w:type="spellStart"/>
      <w:r w:rsidRPr="00E45D74">
        <w:rPr>
          <w:rFonts w:ascii="Times New Roman" w:hAnsi="Times New Roman" w:cs="Times New Roman"/>
        </w:rPr>
        <w:t>Aquat</w:t>
      </w:r>
      <w:proofErr w:type="spellEnd"/>
      <w:r w:rsidRPr="00E45D74">
        <w:rPr>
          <w:rFonts w:ascii="Times New Roman" w:hAnsi="Times New Roman" w:cs="Times New Roman"/>
        </w:rPr>
        <w:t>. Sci. 50, 2597–2607. https://doi.org/10.1139/f93-284</w:t>
      </w:r>
    </w:p>
    <w:p w14:paraId="184EED2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Punt, A.E., 2008. Refocusing Stock Assessment in Support of Policy Evaluation, in: Tsukamoto, K., Kawamura, T., Takeuchi, T., Beard Jr, T.D., Kaiser, M.J. (Eds.), Fisheries for Global Welfare and Environment: Memorial Book of the 5th World Fisheries Congress 2008. pp. 139–152.</w:t>
      </w:r>
    </w:p>
    <w:p w14:paraId="26EC0F8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Punt, A.E., </w:t>
      </w:r>
      <w:proofErr w:type="spellStart"/>
      <w:r w:rsidRPr="00E45D74">
        <w:rPr>
          <w:rFonts w:ascii="Times New Roman" w:hAnsi="Times New Roman" w:cs="Times New Roman"/>
        </w:rPr>
        <w:t>A’mar</w:t>
      </w:r>
      <w:proofErr w:type="spellEnd"/>
      <w:r w:rsidRPr="00E45D74">
        <w:rPr>
          <w:rFonts w:ascii="Times New Roman" w:hAnsi="Times New Roman" w:cs="Times New Roman"/>
        </w:rPr>
        <w:t xml:space="preserve">, T., Bond, N.A., Butterworth, D.S., de Moor, C.L., De Oliveira, J.A.A., </w:t>
      </w:r>
      <w:proofErr w:type="spellStart"/>
      <w:r w:rsidRPr="00E45D74">
        <w:rPr>
          <w:rFonts w:ascii="Times New Roman" w:hAnsi="Times New Roman" w:cs="Times New Roman"/>
        </w:rPr>
        <w:t>Haltuch</w:t>
      </w:r>
      <w:proofErr w:type="spellEnd"/>
      <w:r w:rsidRPr="00E45D74">
        <w:rPr>
          <w:rFonts w:ascii="Times New Roman" w:hAnsi="Times New Roman" w:cs="Times New Roman"/>
        </w:rPr>
        <w:t xml:space="preserve">, M.A., Hollowed, A.B., </w:t>
      </w:r>
      <w:proofErr w:type="spellStart"/>
      <w:r w:rsidRPr="00E45D74">
        <w:rPr>
          <w:rFonts w:ascii="Times New Roman" w:hAnsi="Times New Roman" w:cs="Times New Roman"/>
        </w:rPr>
        <w:t>Szuwalski</w:t>
      </w:r>
      <w:proofErr w:type="spellEnd"/>
      <w:r w:rsidRPr="00E45D74">
        <w:rPr>
          <w:rFonts w:ascii="Times New Roman" w:hAnsi="Times New Roman" w:cs="Times New Roman"/>
        </w:rPr>
        <w:t>, C., 2014. Fisheries management under climate and environmental uncertainty: control rules and performance simulation. ICES J. Mar. Sci. J. Cons. 71, 2208–2220. https://doi.org/10.1093/icesjms/fst057</w:t>
      </w:r>
    </w:p>
    <w:p w14:paraId="491CE0F9"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 xml:space="preserve">Punt, A.E., Butterworth, D.S., de Moor, C.L., De Oliveira, J.A.A., Haddon, M., 2016. Management strategy evaluation: best practices. Fish </w:t>
      </w:r>
      <w:proofErr w:type="spellStart"/>
      <w:r w:rsidRPr="00E45D74">
        <w:rPr>
          <w:rFonts w:ascii="Times New Roman" w:hAnsi="Times New Roman" w:cs="Times New Roman"/>
        </w:rPr>
        <w:t>Fish</w:t>
      </w:r>
      <w:proofErr w:type="spellEnd"/>
      <w:r w:rsidRPr="00E45D74">
        <w:rPr>
          <w:rFonts w:ascii="Times New Roman" w:hAnsi="Times New Roman" w:cs="Times New Roman"/>
        </w:rPr>
        <w:t>. 17, 303–334. https://doi.org/10.1111/faf.12104</w:t>
      </w:r>
    </w:p>
    <w:p w14:paraId="73EF810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Punt, A.E., Smith, A.D.M., Cui, G., 2002. Evaluation of management tools for Australia’s South East Fishery.2. How well can management quantities be estimated? Mar. </w:t>
      </w:r>
      <w:proofErr w:type="spellStart"/>
      <w:r w:rsidRPr="00E45D74">
        <w:rPr>
          <w:rFonts w:ascii="Times New Roman" w:hAnsi="Times New Roman" w:cs="Times New Roman"/>
        </w:rPr>
        <w:t>Freshw</w:t>
      </w:r>
      <w:proofErr w:type="spellEnd"/>
      <w:r w:rsidRPr="00E45D74">
        <w:rPr>
          <w:rFonts w:ascii="Times New Roman" w:hAnsi="Times New Roman" w:cs="Times New Roman"/>
        </w:rPr>
        <w:t>. Res. 53, 631–644. https://doi.org/10.1071/mf01008</w:t>
      </w:r>
    </w:p>
    <w:p w14:paraId="4634E75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 Core Team, 2017. R: A language and environment for statistical computing. R Foundation for Statistical Computing, Vienna, Austria.</w:t>
      </w:r>
    </w:p>
    <w:p w14:paraId="769AF440"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Rademeyer, R.A., </w:t>
      </w:r>
      <w:proofErr w:type="spellStart"/>
      <w:r w:rsidRPr="00E45D74">
        <w:rPr>
          <w:rFonts w:ascii="Times New Roman" w:hAnsi="Times New Roman" w:cs="Times New Roman"/>
        </w:rPr>
        <w:t>Plagányi</w:t>
      </w:r>
      <w:proofErr w:type="spellEnd"/>
      <w:r w:rsidRPr="00E45D74">
        <w:rPr>
          <w:rFonts w:ascii="Times New Roman" w:hAnsi="Times New Roman" w:cs="Times New Roman"/>
        </w:rPr>
        <w:t>, É.E., Butterworth, D.S., 2007. Tips and tricks in designing management procedures. ICES J. Mar. Sci. 64, 618–625. https://doi.org/10.1093/icesjms/fsm050</w:t>
      </w:r>
    </w:p>
    <w:p w14:paraId="319935A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Radomski, P., Bence, J.R., Quinn II, T.J., 2005. Comparison of virtual population analysis and statistical kill-at-age analysis for a recreational, kill-dominated fishery. Can. J. Fish. </w:t>
      </w:r>
      <w:proofErr w:type="spellStart"/>
      <w:r w:rsidRPr="00E45D74">
        <w:rPr>
          <w:rFonts w:ascii="Times New Roman" w:hAnsi="Times New Roman" w:cs="Times New Roman"/>
        </w:rPr>
        <w:t>Aquat</w:t>
      </w:r>
      <w:proofErr w:type="spellEnd"/>
      <w:r w:rsidRPr="00E45D74">
        <w:rPr>
          <w:rFonts w:ascii="Times New Roman" w:hAnsi="Times New Roman" w:cs="Times New Roman"/>
        </w:rPr>
        <w:t>. Sci. 62, 436–452. https://doi.org/10.1139/f04-228</w:t>
      </w:r>
    </w:p>
    <w:p w14:paraId="5DAD4CE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Ricker, W.E., 1975. Computation and Interpretation of Biological Statistics of Fish Populations. Bull. Fish. Res. Board Can. 191, 382.</w:t>
      </w:r>
    </w:p>
    <w:p w14:paraId="5C6CC51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Schaefer, M.B., 1954. Some aspects of the dynamics of populations important to the management of the commercial marine fisheries. Inter-Am. Trop. Tuna Comm. Bull. 1, 23–56.</w:t>
      </w:r>
    </w:p>
    <w:p w14:paraId="53D2B90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Smith, A.D.M., 1994. Management strategy evaluation – the light on the hill, in: Hancock, D.A. (Ed.), Population Dynamics for Fisheries Management: Australian Society for Fish Biology Workshop Proceedings, Perth, 24-25 August 1993. Australian Society for Fish Biology, Perth, Western Australia, pp. 249–253.</w:t>
      </w:r>
    </w:p>
    <w:p w14:paraId="56115D65"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Smith, A.D.M., Smith, D.C., Haddon, M., </w:t>
      </w:r>
      <w:proofErr w:type="spellStart"/>
      <w:r w:rsidRPr="00E45D74">
        <w:rPr>
          <w:rFonts w:ascii="Times New Roman" w:hAnsi="Times New Roman" w:cs="Times New Roman"/>
        </w:rPr>
        <w:t>Knuckey</w:t>
      </w:r>
      <w:proofErr w:type="spellEnd"/>
      <w:r w:rsidRPr="00E45D74">
        <w:rPr>
          <w:rFonts w:ascii="Times New Roman" w:hAnsi="Times New Roman" w:cs="Times New Roman"/>
        </w:rPr>
        <w:t>, I.A., Sainsbury, K.J., Sloan, S.R., 2014. Implementing harvest strategies in Australia: 5 years on. ICES J. Mar. Sci. 71, 195–203. https://doi.org/10.1093/icesjms/fst158</w:t>
      </w:r>
    </w:p>
    <w:p w14:paraId="7338BE56"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Szuwalski</w:t>
      </w:r>
      <w:proofErr w:type="spellEnd"/>
      <w:r w:rsidRPr="00E45D74">
        <w:rPr>
          <w:rFonts w:ascii="Times New Roman" w:hAnsi="Times New Roman" w:cs="Times New Roman"/>
        </w:rPr>
        <w:t>, C.S., Burgess, M.G., Costello, C., Gaines, S.D., 2017a. High fishery catches through trophic cascades in China. Proc. Natl. Acad. Sci. 114, 717–721. https://doi.org/10.1073/pnas.1612722114</w:t>
      </w:r>
    </w:p>
    <w:p w14:paraId="62EAD07E"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Szuwalski</w:t>
      </w:r>
      <w:proofErr w:type="spellEnd"/>
      <w:r w:rsidRPr="00E45D74">
        <w:rPr>
          <w:rFonts w:ascii="Times New Roman" w:hAnsi="Times New Roman" w:cs="Times New Roman"/>
        </w:rPr>
        <w:t>, C.S., Hollowed, A.B., 2016. Climate change and non-stationary population processes in fisheries management. ICES J. Mar. Sci. 73, 1297–1305. https://doi.org/10.1093/icesjms/fsv229</w:t>
      </w:r>
    </w:p>
    <w:p w14:paraId="654D574D"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Szuwalski</w:t>
      </w:r>
      <w:proofErr w:type="spellEnd"/>
      <w:r w:rsidRPr="00E45D74">
        <w:rPr>
          <w:rFonts w:ascii="Times New Roman" w:hAnsi="Times New Roman" w:cs="Times New Roman"/>
        </w:rPr>
        <w:t xml:space="preserve">, C.S., </w:t>
      </w:r>
      <w:proofErr w:type="spellStart"/>
      <w:r w:rsidRPr="00E45D74">
        <w:rPr>
          <w:rFonts w:ascii="Times New Roman" w:hAnsi="Times New Roman" w:cs="Times New Roman"/>
        </w:rPr>
        <w:t>Ianelli</w:t>
      </w:r>
      <w:proofErr w:type="spellEnd"/>
      <w:r w:rsidRPr="00E45D74">
        <w:rPr>
          <w:rFonts w:ascii="Times New Roman" w:hAnsi="Times New Roman" w:cs="Times New Roman"/>
        </w:rPr>
        <w:t>, J.N., Punt, A.E., 2017b. Reducing retrospective patterns in stock assessment and impacts on management performance. ICES J. Mar. Sci. https://doi.org/10.1093/icesjms/fsx159</w:t>
      </w:r>
    </w:p>
    <w:p w14:paraId="631B0388"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Szuwalski</w:t>
      </w:r>
      <w:proofErr w:type="spellEnd"/>
      <w:r w:rsidRPr="00E45D74">
        <w:rPr>
          <w:rFonts w:ascii="Times New Roman" w:hAnsi="Times New Roman" w:cs="Times New Roman"/>
        </w:rPr>
        <w:t xml:space="preserve">, C.S., Punt, A.E., 2013a. Regime shifts and recruitment dynamics of snow crab, </w:t>
      </w:r>
      <w:proofErr w:type="spellStart"/>
      <w:r w:rsidRPr="00E45D74">
        <w:rPr>
          <w:rFonts w:ascii="Times New Roman" w:hAnsi="Times New Roman" w:cs="Times New Roman"/>
        </w:rPr>
        <w:t>Chionoecetes</w:t>
      </w:r>
      <w:proofErr w:type="spellEnd"/>
      <w:r w:rsidRPr="00E45D74">
        <w:rPr>
          <w:rFonts w:ascii="Times New Roman" w:hAnsi="Times New Roman" w:cs="Times New Roman"/>
        </w:rPr>
        <w:t xml:space="preserve"> </w:t>
      </w:r>
      <w:proofErr w:type="spellStart"/>
      <w:r w:rsidRPr="00E45D74">
        <w:rPr>
          <w:rFonts w:ascii="Times New Roman" w:hAnsi="Times New Roman" w:cs="Times New Roman"/>
        </w:rPr>
        <w:t>opilio</w:t>
      </w:r>
      <w:proofErr w:type="spellEnd"/>
      <w:r w:rsidRPr="00E45D74">
        <w:rPr>
          <w:rFonts w:ascii="Times New Roman" w:hAnsi="Times New Roman" w:cs="Times New Roman"/>
        </w:rPr>
        <w:t xml:space="preserve">, in the eastern Bering Sea. Fish. </w:t>
      </w:r>
      <w:proofErr w:type="spellStart"/>
      <w:r w:rsidRPr="00E45D74">
        <w:rPr>
          <w:rFonts w:ascii="Times New Roman" w:hAnsi="Times New Roman" w:cs="Times New Roman"/>
        </w:rPr>
        <w:t>Oceanogr</w:t>
      </w:r>
      <w:proofErr w:type="spellEnd"/>
      <w:r w:rsidRPr="00E45D74">
        <w:rPr>
          <w:rFonts w:ascii="Times New Roman" w:hAnsi="Times New Roman" w:cs="Times New Roman"/>
        </w:rPr>
        <w:t>. 22, 345–354. https://doi.org/10.1111/fog.12026</w:t>
      </w:r>
    </w:p>
    <w:p w14:paraId="1E635B17" w14:textId="77777777" w:rsidR="00E45D74" w:rsidRPr="00E45D74" w:rsidRDefault="00E45D74" w:rsidP="00E45D74">
      <w:pPr>
        <w:pStyle w:val="Bibliography"/>
        <w:rPr>
          <w:rFonts w:ascii="Times New Roman" w:hAnsi="Times New Roman" w:cs="Times New Roman"/>
        </w:rPr>
      </w:pPr>
      <w:proofErr w:type="spellStart"/>
      <w:r w:rsidRPr="00E45D74">
        <w:rPr>
          <w:rFonts w:ascii="Times New Roman" w:hAnsi="Times New Roman" w:cs="Times New Roman"/>
        </w:rPr>
        <w:t>Szuwalski</w:t>
      </w:r>
      <w:proofErr w:type="spellEnd"/>
      <w:r w:rsidRPr="00E45D74">
        <w:rPr>
          <w:rFonts w:ascii="Times New Roman" w:hAnsi="Times New Roman" w:cs="Times New Roman"/>
        </w:rPr>
        <w:t>, C.S., Punt, A.E., 2013b. Fisheries management for regime-based ecosystems: a management strategy evaluation for the snow crab fishery in the eastern Bering Sea. ICES J. Mar. Sci. 70, 955–967. https://doi.org/10.1093/icesjms/fss182</w:t>
      </w:r>
    </w:p>
    <w:p w14:paraId="64AA3D4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Thorson, J.T., 2015. </w:t>
      </w:r>
      <w:proofErr w:type="spellStart"/>
      <w:r w:rsidRPr="00E45D74">
        <w:rPr>
          <w:rFonts w:ascii="Times New Roman" w:hAnsi="Times New Roman" w:cs="Times New Roman"/>
        </w:rPr>
        <w:t>Spatio</w:t>
      </w:r>
      <w:proofErr w:type="spellEnd"/>
      <w:r w:rsidRPr="00E45D74">
        <w:rPr>
          <w:rFonts w:ascii="Times New Roman" w:hAnsi="Times New Roman" w:cs="Times New Roman"/>
        </w:rPr>
        <w:t xml:space="preserve">-temporal variation in fish condition is not consistently explained by density, temperature, or season for California Current </w:t>
      </w:r>
      <w:proofErr w:type="spellStart"/>
      <w:r w:rsidRPr="00E45D74">
        <w:rPr>
          <w:rFonts w:ascii="Times New Roman" w:hAnsi="Times New Roman" w:cs="Times New Roman"/>
        </w:rPr>
        <w:t>groundfishes</w:t>
      </w:r>
      <w:proofErr w:type="spellEnd"/>
      <w:r w:rsidRPr="00E45D74">
        <w:rPr>
          <w:rFonts w:ascii="Times New Roman" w:hAnsi="Times New Roman" w:cs="Times New Roman"/>
        </w:rPr>
        <w:t>. Mar. Ecol. Prog. Ser. 526, 101–112.</w:t>
      </w:r>
    </w:p>
    <w:p w14:paraId="71FE726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 xml:space="preserve">Thorson, J.T., Hicks, A.C., </w:t>
      </w:r>
      <w:proofErr w:type="spellStart"/>
      <w:r w:rsidRPr="00E45D74">
        <w:rPr>
          <w:rFonts w:ascii="Times New Roman" w:hAnsi="Times New Roman" w:cs="Times New Roman"/>
        </w:rPr>
        <w:t>Methot</w:t>
      </w:r>
      <w:proofErr w:type="spellEnd"/>
      <w:r w:rsidRPr="00E45D74">
        <w:rPr>
          <w:rFonts w:ascii="Times New Roman" w:hAnsi="Times New Roman" w:cs="Times New Roman"/>
        </w:rPr>
        <w:t>, R.D., 2015. Random effect estimation of time-varying factors in Stock Synthesis. ICES J. Mar. Sci. J. Cons. 72, 178–185. https://doi.org/10.1093/icesjms/fst211</w:t>
      </w:r>
    </w:p>
    <w:p w14:paraId="497906C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Valero, J.L., 2012. Harvest policy considerations on retrospective bias and biomass projections. </w:t>
      </w:r>
      <w:proofErr w:type="spellStart"/>
      <w:r w:rsidRPr="00E45D74">
        <w:rPr>
          <w:rFonts w:ascii="Times New Roman" w:hAnsi="Times New Roman" w:cs="Times New Roman"/>
        </w:rPr>
        <w:t>Int</w:t>
      </w:r>
      <w:proofErr w:type="spellEnd"/>
      <w:r w:rsidRPr="00E45D74">
        <w:rPr>
          <w:rFonts w:ascii="Times New Roman" w:hAnsi="Times New Roman" w:cs="Times New Roman"/>
        </w:rPr>
        <w:t xml:space="preserve"> Pac Halibut </w:t>
      </w:r>
      <w:proofErr w:type="spellStart"/>
      <w:r w:rsidRPr="00E45D74">
        <w:rPr>
          <w:rFonts w:ascii="Times New Roman" w:hAnsi="Times New Roman" w:cs="Times New Roman"/>
        </w:rPr>
        <w:t>Comm</w:t>
      </w:r>
      <w:proofErr w:type="spellEnd"/>
      <w:r w:rsidRPr="00E45D74">
        <w:rPr>
          <w:rFonts w:ascii="Times New Roman" w:hAnsi="Times New Roman" w:cs="Times New Roman"/>
        </w:rPr>
        <w:t xml:space="preserve"> Rep. Assess. Res. Act. 2011 311–329.</w:t>
      </w:r>
    </w:p>
    <w:p w14:paraId="430512D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Walters, C.J., 1969. A Generalized Computer Simulation Model for Fish Population Studies. Trans. Am. Fish. Soc. 98, 505–512. https://doi.org/10.1577/1548-8659(1969)98[505:AGCSMF]2.0.CO;2</w:t>
      </w:r>
    </w:p>
    <w:p w14:paraId="34AFF40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Webber, D.N., Thorson, J.T., 2016. Variation in growth among individuals and over time: A case study and simulation experiment involving tagged Antarctic toothfish. Fish. Res., Growth: theory, estimation, and application in fishery stock assessment models 180, 67–76. https://doi.org/10.1016/j.fishres.2015.08.016</w:t>
      </w:r>
    </w:p>
    <w:p w14:paraId="5D31A66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Wetzel, C.R., Punt, A.E., 2011. Model performance for the determination of appropriate harvest levels in the case of data-poor stocks. Fish. Res. 110, 342–355. https://doi.org/10.1016/j.fishres.2011.04.024</w:t>
      </w:r>
    </w:p>
    <w:p w14:paraId="54C9B2E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 xml:space="preserve">Ying, Y., Chen, Y., Lin, L., Gao, T., 2011. Risks of ignoring fish population spatial structure in fisheries management. Can. J. Fish. </w:t>
      </w:r>
      <w:proofErr w:type="spellStart"/>
      <w:r w:rsidRPr="00E45D74">
        <w:rPr>
          <w:rFonts w:ascii="Times New Roman" w:hAnsi="Times New Roman" w:cs="Times New Roman"/>
        </w:rPr>
        <w:t>Aquat</w:t>
      </w:r>
      <w:proofErr w:type="spellEnd"/>
      <w:r w:rsidRPr="00E45D74">
        <w:rPr>
          <w:rFonts w:ascii="Times New Roman" w:hAnsi="Times New Roman" w:cs="Times New Roman"/>
        </w:rPr>
        <w:t>. Sci. 68, 2101–2120. https://doi.org/10.1139/f2011-116</w:t>
      </w:r>
    </w:p>
    <w:p w14:paraId="1F847468" w14:textId="365FD645" w:rsidR="009F52F7" w:rsidRPr="00341704" w:rsidRDefault="009F52F7" w:rsidP="00E45D74">
      <w:pPr>
        <w:pStyle w:val="Bibliography"/>
      </w:pP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7BF33134" w14:textId="7194C973" w:rsidR="003828AB" w:rsidRPr="00341704" w:rsidRDefault="000314B1" w:rsidP="00BC3D72">
      <w:pPr>
        <w:jc w:val="both"/>
        <w:outlineLvl w:val="0"/>
        <w:rPr>
          <w:rFonts w:ascii="Times New Roman" w:hAnsi="Times New Roman" w:cs="Times New Roman"/>
          <w:b/>
        </w:rPr>
      </w:pPr>
      <w:r w:rsidRPr="00341704">
        <w:rPr>
          <w:rFonts w:ascii="Times New Roman" w:hAnsi="Times New Roman" w:cs="Times New Roman"/>
          <w:b/>
        </w:rPr>
        <w:br w:type="column"/>
      </w:r>
      <w:r w:rsidR="003828AB" w:rsidRPr="00341704">
        <w:rPr>
          <w:rFonts w:ascii="Times New Roman" w:hAnsi="Times New Roman" w:cs="Times New Roman"/>
          <w:b/>
        </w:rPr>
        <w:lastRenderedPageBreak/>
        <w:t>Appendix</w:t>
      </w:r>
    </w:p>
    <w:p w14:paraId="71607F2C" w14:textId="77777777" w:rsidR="003828AB" w:rsidRPr="00341704" w:rsidRDefault="003828AB" w:rsidP="00BC3D72">
      <w:pPr>
        <w:jc w:val="both"/>
        <w:outlineLvl w:val="0"/>
        <w:rPr>
          <w:rFonts w:ascii="Times New Roman" w:hAnsi="Times New Roman" w:cs="Times New Roman"/>
          <w:i/>
        </w:rPr>
      </w:pPr>
      <w:r w:rsidRPr="00341704">
        <w:rPr>
          <w:rFonts w:ascii="Times New Roman" w:hAnsi="Times New Roman" w:cs="Times New Roman"/>
          <w:i/>
        </w:rPr>
        <w:t>Operating model</w:t>
      </w:r>
    </w:p>
    <w:p w14:paraId="1DFBBBDD" w14:textId="77777777" w:rsidR="003828AB" w:rsidRPr="00341704" w:rsidRDefault="003828AB" w:rsidP="00BC3D72">
      <w:pPr>
        <w:jc w:val="both"/>
        <w:outlineLvl w:val="0"/>
        <w:rPr>
          <w:rFonts w:ascii="Times New Roman" w:hAnsi="Times New Roman" w:cs="Times New Roman"/>
        </w:rPr>
      </w:pPr>
      <w:r w:rsidRPr="00341704">
        <w:rPr>
          <w:rFonts w:ascii="Times New Roman" w:hAnsi="Times New Roman" w:cs="Times New Roman"/>
        </w:rPr>
        <w:t>Population dynamics model</w:t>
      </w:r>
    </w:p>
    <w:p w14:paraId="5D62D0F2" w14:textId="25175F8C" w:rsidR="003828AB" w:rsidRPr="00341704" w:rsidRDefault="00F22DAC" w:rsidP="00BC3D72">
      <w:pPr>
        <w:jc w:val="both"/>
        <w:rPr>
          <w:rFonts w:ascii="Times New Roman" w:hAnsi="Times New Roman" w:cs="Times New Roman"/>
        </w:rPr>
      </w:pPr>
      <w:r w:rsidRPr="00341704">
        <w:rPr>
          <w:rFonts w:ascii="Times New Roman" w:hAnsi="Times New Roman" w:cs="Times New Roman"/>
        </w:rPr>
        <w:t>The population dynamics model i</w:t>
      </w:r>
      <w:r w:rsidR="003828AB" w:rsidRPr="00341704">
        <w:rPr>
          <w:rFonts w:ascii="Times New Roman" w:hAnsi="Times New Roman" w:cs="Times New Roman"/>
        </w:rPr>
        <w:t xml:space="preserve">s a single-sex, age-structured model that tracked the number of individuals in an age class by year, </w:t>
      </w:r>
      <w:proofErr w:type="spellStart"/>
      <w:r w:rsidR="003828AB" w:rsidRPr="00341704">
        <w:rPr>
          <w:rFonts w:ascii="Times New Roman" w:hAnsi="Times New Roman" w:cs="Times New Roman"/>
          <w:i/>
        </w:rPr>
        <w:t>N</w:t>
      </w:r>
      <w:r w:rsidR="003828AB" w:rsidRPr="00341704">
        <w:rPr>
          <w:rFonts w:ascii="Times New Roman" w:hAnsi="Times New Roman" w:cs="Times New Roman"/>
          <w:vertAlign w:val="subscript"/>
        </w:rPr>
        <w:t>a,y</w:t>
      </w:r>
      <w:proofErr w:type="spellEnd"/>
      <w:r w:rsidR="003828AB" w:rsidRPr="00341704">
        <w:rPr>
          <w:rFonts w:ascii="Times New Roman" w:hAnsi="Times New Roman" w:cs="Times New Roman"/>
        </w:rPr>
        <w:t xml:space="preserve">, and allowed natural mortality, </w:t>
      </w:r>
      <w:r w:rsidR="003828AB" w:rsidRPr="00341704">
        <w:rPr>
          <w:rFonts w:ascii="Times New Roman" w:hAnsi="Times New Roman" w:cs="Times New Roman"/>
          <w:i/>
        </w:rPr>
        <w:t>M</w:t>
      </w:r>
      <w:r w:rsidR="003828AB" w:rsidRPr="00341704">
        <w:rPr>
          <w:rFonts w:ascii="Times New Roman" w:hAnsi="Times New Roman" w:cs="Times New Roman"/>
          <w:vertAlign w:val="subscript"/>
        </w:rPr>
        <w:t>y</w:t>
      </w:r>
      <w:r w:rsidR="003828AB" w:rsidRPr="00341704">
        <w:rPr>
          <w:rFonts w:ascii="Times New Roman" w:hAnsi="Times New Roman" w:cs="Times New Roman"/>
        </w:rPr>
        <w:t xml:space="preserve"> to vary over time.</w:t>
      </w:r>
    </w:p>
    <w:p w14:paraId="32F6AE94"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3828AB" w:rsidRPr="00341704" w14:paraId="752A1152" w14:textId="77777777" w:rsidTr="00314F09">
        <w:tc>
          <w:tcPr>
            <w:tcW w:w="1548" w:type="dxa"/>
          </w:tcPr>
          <w:p w14:paraId="3C94355D" w14:textId="77777777" w:rsidR="003828AB" w:rsidRPr="00341704" w:rsidRDefault="003828AB" w:rsidP="00BC3D72">
            <w:pPr>
              <w:jc w:val="both"/>
              <w:rPr>
                <w:rFonts w:ascii="Times New Roman" w:hAnsi="Times New Roman" w:cs="Times New Roman"/>
              </w:rPr>
            </w:pPr>
          </w:p>
        </w:tc>
        <w:tc>
          <w:tcPr>
            <w:tcW w:w="7110" w:type="dxa"/>
          </w:tcPr>
          <w:p w14:paraId="1CD00335"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7317DA9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w:t>
            </w:r>
          </w:p>
        </w:tc>
      </w:tr>
      <w:tr w:rsidR="003828AB" w:rsidRPr="00341704" w14:paraId="65BECD06" w14:textId="77777777" w:rsidTr="00314F09">
        <w:tc>
          <w:tcPr>
            <w:tcW w:w="1548" w:type="dxa"/>
          </w:tcPr>
          <w:p w14:paraId="69E76CCD" w14:textId="77777777" w:rsidR="003828AB" w:rsidRPr="00341704" w:rsidRDefault="003828AB" w:rsidP="00BC3D72">
            <w:pPr>
              <w:jc w:val="both"/>
              <w:rPr>
                <w:rFonts w:ascii="Times New Roman" w:hAnsi="Times New Roman" w:cs="Times New Roman"/>
              </w:rPr>
            </w:pPr>
          </w:p>
        </w:tc>
        <w:tc>
          <w:tcPr>
            <w:tcW w:w="7110" w:type="dxa"/>
          </w:tcPr>
          <w:p w14:paraId="6E45D19B"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07871F0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w:t>
            </w:r>
          </w:p>
        </w:tc>
      </w:tr>
      <w:tr w:rsidR="003828AB" w:rsidRPr="00341704" w14:paraId="4CA7E397" w14:textId="77777777" w:rsidTr="00314F09">
        <w:tc>
          <w:tcPr>
            <w:tcW w:w="1548" w:type="dxa"/>
          </w:tcPr>
          <w:p w14:paraId="63CC4BD3" w14:textId="77777777" w:rsidR="003828AB" w:rsidRPr="00341704" w:rsidRDefault="003828AB" w:rsidP="00BC3D72">
            <w:pPr>
              <w:jc w:val="both"/>
              <w:rPr>
                <w:rFonts w:ascii="Times New Roman" w:hAnsi="Times New Roman" w:cs="Times New Roman"/>
              </w:rPr>
            </w:pPr>
          </w:p>
        </w:tc>
        <w:tc>
          <w:tcPr>
            <w:tcW w:w="7110" w:type="dxa"/>
          </w:tcPr>
          <w:p w14:paraId="2F85C607"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3A0AD55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3</w:t>
            </w:r>
          </w:p>
        </w:tc>
      </w:tr>
    </w:tbl>
    <w:p w14:paraId="5FD30865" w14:textId="77777777" w:rsidR="003828AB" w:rsidRPr="00341704" w:rsidRDefault="003828AB" w:rsidP="00BC3D72">
      <w:pPr>
        <w:jc w:val="both"/>
        <w:rPr>
          <w:rFonts w:ascii="Times New Roman" w:hAnsi="Times New Roman" w:cs="Times New Roman"/>
        </w:rPr>
      </w:pPr>
    </w:p>
    <w:p w14:paraId="3DF6042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Mean recruitment followed a </w:t>
      </w:r>
      <w:proofErr w:type="spellStart"/>
      <w:r w:rsidRPr="00341704">
        <w:rPr>
          <w:rFonts w:ascii="Times New Roman" w:hAnsi="Times New Roman" w:cs="Times New Roman"/>
        </w:rPr>
        <w:t>Beverton</w:t>
      </w:r>
      <w:proofErr w:type="spellEnd"/>
      <w:r w:rsidRPr="00341704">
        <w:rPr>
          <w:rFonts w:ascii="Times New Roman" w:hAnsi="Times New Roman" w:cs="Times New Roman"/>
        </w:rPr>
        <w:t>-Holt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p>
    <w:p w14:paraId="220A1081"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3828AB" w:rsidRPr="00341704" w14:paraId="5DEE6E7D" w14:textId="77777777" w:rsidTr="00314F09">
        <w:tc>
          <w:tcPr>
            <w:tcW w:w="1008" w:type="dxa"/>
          </w:tcPr>
          <w:p w14:paraId="7727F183" w14:textId="77777777" w:rsidR="003828AB" w:rsidRPr="00341704" w:rsidRDefault="003828AB" w:rsidP="00BC3D72">
            <w:pPr>
              <w:jc w:val="both"/>
              <w:rPr>
                <w:rFonts w:ascii="Times New Roman" w:hAnsi="Times New Roman" w:cs="Times New Roman"/>
              </w:rPr>
            </w:pPr>
          </w:p>
        </w:tc>
        <w:tc>
          <w:tcPr>
            <w:tcW w:w="7560" w:type="dxa"/>
          </w:tcPr>
          <w:p w14:paraId="526927D3"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27299F99" w14:textId="77777777" w:rsidR="003828AB" w:rsidRPr="00341704" w:rsidRDefault="003828AB" w:rsidP="00BC3D72">
            <w:pPr>
              <w:jc w:val="both"/>
              <w:rPr>
                <w:rFonts w:ascii="Times New Roman" w:hAnsi="Times New Roman" w:cs="Times New Roman"/>
              </w:rPr>
            </w:pPr>
          </w:p>
        </w:tc>
        <w:tc>
          <w:tcPr>
            <w:tcW w:w="1008" w:type="dxa"/>
          </w:tcPr>
          <w:p w14:paraId="02DC712D"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4</w:t>
            </w:r>
          </w:p>
        </w:tc>
      </w:tr>
      <w:tr w:rsidR="003828AB" w:rsidRPr="00341704" w14:paraId="6A6A53F4" w14:textId="77777777" w:rsidTr="00314F09">
        <w:tc>
          <w:tcPr>
            <w:tcW w:w="1008" w:type="dxa"/>
          </w:tcPr>
          <w:p w14:paraId="1F119286" w14:textId="77777777" w:rsidR="003828AB" w:rsidRPr="00341704" w:rsidRDefault="003828AB" w:rsidP="00BC3D72">
            <w:pPr>
              <w:jc w:val="both"/>
              <w:rPr>
                <w:rFonts w:ascii="Times New Roman" w:hAnsi="Times New Roman" w:cs="Times New Roman"/>
              </w:rPr>
            </w:pPr>
          </w:p>
        </w:tc>
        <w:tc>
          <w:tcPr>
            <w:tcW w:w="7560" w:type="dxa"/>
          </w:tcPr>
          <w:p w14:paraId="002ED262" w14:textId="77777777" w:rsidR="003828AB" w:rsidRPr="00341704" w:rsidRDefault="00102EB6" w:rsidP="00BC3D72">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1F49B9D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5</w:t>
            </w:r>
          </w:p>
        </w:tc>
      </w:tr>
    </w:tbl>
    <w:p w14:paraId="0C239561" w14:textId="77777777" w:rsidR="003828AB" w:rsidRPr="00341704" w:rsidRDefault="003828AB" w:rsidP="00BC3D72">
      <w:pPr>
        <w:jc w:val="both"/>
        <w:rPr>
          <w:rFonts w:ascii="Times New Roman" w:hAnsi="Times New Roman" w:cs="Times New Roman"/>
        </w:rPr>
      </w:pPr>
    </w:p>
    <w:p w14:paraId="4C2666A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Annual fishing mortality, </w:t>
      </w:r>
      <w:proofErr w:type="spellStart"/>
      <w:r w:rsidRPr="00341704">
        <w:rPr>
          <w:rFonts w:ascii="Times New Roman" w:hAnsi="Times New Roman" w:cs="Times New Roman"/>
          <w:i/>
        </w:rPr>
        <w:t>F</w:t>
      </w:r>
      <w:r w:rsidRPr="00341704">
        <w:rPr>
          <w:rFonts w:ascii="Times New Roman" w:hAnsi="Times New Roman" w:cs="Times New Roman"/>
          <w:vertAlign w:val="subscript"/>
        </w:rPr>
        <w:t>y</w:t>
      </w:r>
      <w:proofErr w:type="spellEnd"/>
      <w:r w:rsidRPr="00341704">
        <w:rPr>
          <w:rFonts w:ascii="Times New Roman" w:hAnsi="Times New Roman" w:cs="Times New Roman"/>
        </w:rPr>
        <w:t>, was comprised of a separable annual selectivity at length curve in the estimation model as a logistic curve: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3828AB" w:rsidRPr="00341704" w14:paraId="0A7F8F04" w14:textId="77777777" w:rsidTr="00D5639D">
        <w:tc>
          <w:tcPr>
            <w:tcW w:w="1008" w:type="dxa"/>
          </w:tcPr>
          <w:p w14:paraId="783C17C2" w14:textId="77777777" w:rsidR="003828AB" w:rsidRPr="00341704" w:rsidRDefault="003828AB" w:rsidP="00BC3D72">
            <w:pPr>
              <w:jc w:val="both"/>
              <w:rPr>
                <w:rFonts w:ascii="Times New Roman" w:hAnsi="Times New Roman" w:cs="Times New Roman"/>
              </w:rPr>
            </w:pPr>
          </w:p>
        </w:tc>
        <w:tc>
          <w:tcPr>
            <w:tcW w:w="7560" w:type="dxa"/>
          </w:tcPr>
          <w:p w14:paraId="3468758C" w14:textId="77777777" w:rsidR="003828AB" w:rsidRPr="00341704" w:rsidRDefault="003828AB" w:rsidP="00BC3D72">
            <w:pPr>
              <w:jc w:val="both"/>
              <w:rPr>
                <w:rFonts w:ascii="Times New Roman" w:hAnsi="Times New Roman" w:cs="Times New Roman"/>
              </w:rPr>
            </w:pPr>
          </w:p>
        </w:tc>
        <w:tc>
          <w:tcPr>
            <w:tcW w:w="1008" w:type="dxa"/>
          </w:tcPr>
          <w:p w14:paraId="2672504E" w14:textId="77777777" w:rsidR="003828AB" w:rsidRPr="00341704" w:rsidRDefault="003828AB" w:rsidP="00BC3D72">
            <w:pPr>
              <w:jc w:val="both"/>
              <w:rPr>
                <w:rFonts w:ascii="Times New Roman" w:hAnsi="Times New Roman" w:cs="Times New Roman"/>
              </w:rPr>
            </w:pPr>
          </w:p>
        </w:tc>
      </w:tr>
      <w:tr w:rsidR="003828AB" w:rsidRPr="00341704" w14:paraId="420BEE75" w14:textId="77777777" w:rsidTr="00314F09">
        <w:trPr>
          <w:trHeight w:val="1053"/>
        </w:trPr>
        <w:tc>
          <w:tcPr>
            <w:tcW w:w="1008" w:type="dxa"/>
          </w:tcPr>
          <w:p w14:paraId="5A9E354A" w14:textId="77777777" w:rsidR="003828AB" w:rsidRPr="00341704" w:rsidRDefault="003828AB" w:rsidP="00BC3D72">
            <w:pPr>
              <w:jc w:val="both"/>
              <w:rPr>
                <w:rFonts w:ascii="Times New Roman" w:hAnsi="Times New Roman" w:cs="Times New Roman"/>
              </w:rPr>
            </w:pPr>
          </w:p>
        </w:tc>
        <w:tc>
          <w:tcPr>
            <w:tcW w:w="7560" w:type="dxa"/>
          </w:tcPr>
          <w:p w14:paraId="026F3180"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7ECAB8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6</w:t>
            </w:r>
          </w:p>
        </w:tc>
      </w:tr>
    </w:tbl>
    <w:p w14:paraId="5EC7E2A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sidRPr="00341704">
        <w:rPr>
          <w:rFonts w:ascii="Times New Roman" w:hAnsi="Times New Roman" w:cs="Times New Roman"/>
        </w:rPr>
        <w:t>, is also a logistic function of age and two estimated parameters (p</w:t>
      </w:r>
      <w:r w:rsidRPr="00341704">
        <w:rPr>
          <w:rFonts w:ascii="Times New Roman" w:hAnsi="Times New Roman" w:cs="Times New Roman"/>
          <w:vertAlign w:val="subscript"/>
        </w:rPr>
        <w:t>50</w:t>
      </w:r>
      <w:r w:rsidRPr="00341704">
        <w:rPr>
          <w:rFonts w:ascii="Times New Roman" w:hAnsi="Times New Roman" w:cs="Times New Roman"/>
        </w:rPr>
        <w:t xml:space="preserve"> and p</w:t>
      </w:r>
      <w:r w:rsidRPr="00341704">
        <w:rPr>
          <w:rFonts w:ascii="Times New Roman" w:hAnsi="Times New Roman" w:cs="Times New Roman"/>
          <w:vertAlign w:val="subscript"/>
        </w:rPr>
        <w:t>95</w:t>
      </w:r>
      <w:r w:rsidRPr="00341704">
        <w:rPr>
          <w:rFonts w:ascii="Times New Roman" w:hAnsi="Times New Roman" w:cs="Times New Roman"/>
        </w:rPr>
        <w:t>, which were the age at which the probability of maturing is 50% and 95%, respectively) and assumed constant over time:</w:t>
      </w:r>
    </w:p>
    <w:p w14:paraId="355027C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0"/>
        <w:gridCol w:w="987"/>
      </w:tblGrid>
      <w:tr w:rsidR="003828AB" w:rsidRPr="00341704" w14:paraId="4A2FEF90" w14:textId="77777777" w:rsidTr="00314F09">
        <w:tc>
          <w:tcPr>
            <w:tcW w:w="1008" w:type="dxa"/>
          </w:tcPr>
          <w:p w14:paraId="5F1376E1" w14:textId="77777777" w:rsidR="003828AB" w:rsidRPr="00341704" w:rsidRDefault="003828AB" w:rsidP="00BC3D72">
            <w:pPr>
              <w:jc w:val="both"/>
              <w:rPr>
                <w:rFonts w:ascii="Times New Roman" w:hAnsi="Times New Roman" w:cs="Times New Roman"/>
              </w:rPr>
            </w:pPr>
          </w:p>
        </w:tc>
        <w:tc>
          <w:tcPr>
            <w:tcW w:w="7560" w:type="dxa"/>
          </w:tcPr>
          <w:p w14:paraId="08C4714E"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den>
                            </m:f>
                          </m:sup>
                        </m:sSup>
                      </m:e>
                    </m:d>
                  </m:e>
                  <m:sup>
                    <m:r>
                      <w:rPr>
                        <w:rFonts w:ascii="Cambria Math" w:hAnsi="Cambria Math" w:cs="Times New Roman"/>
                      </w:rPr>
                      <m:t>-1</m:t>
                    </m:r>
                  </m:sup>
                </m:sSup>
              </m:oMath>
            </m:oMathPara>
          </w:p>
        </w:tc>
        <w:tc>
          <w:tcPr>
            <w:tcW w:w="1008" w:type="dxa"/>
          </w:tcPr>
          <w:p w14:paraId="733B6F7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7</w:t>
            </w:r>
          </w:p>
        </w:tc>
      </w:tr>
    </w:tbl>
    <w:p w14:paraId="2C063E28" w14:textId="77777777" w:rsidR="003828AB" w:rsidRPr="00341704" w:rsidRDefault="003828AB" w:rsidP="00BC3D72">
      <w:pPr>
        <w:jc w:val="both"/>
        <w:rPr>
          <w:rFonts w:ascii="Times New Roman" w:hAnsi="Times New Roman" w:cs="Times New Roman"/>
        </w:rPr>
      </w:pPr>
    </w:p>
    <w:p w14:paraId="068B4C0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Length-at-age followed a growth increment von </w:t>
      </w:r>
      <w:proofErr w:type="spellStart"/>
      <w:r w:rsidRPr="00341704">
        <w:rPr>
          <w:rFonts w:ascii="Times New Roman" w:hAnsi="Times New Roman" w:cs="Times New Roman"/>
        </w:rPr>
        <w:t>Bertalanffy</w:t>
      </w:r>
      <w:proofErr w:type="spellEnd"/>
      <w:r w:rsidRPr="00341704">
        <w:rPr>
          <w:rFonts w:ascii="Times New Roman" w:hAnsi="Times New Roman" w:cs="Times New Roman"/>
        </w:rPr>
        <w:t xml:space="preserve"> form:</w:t>
      </w:r>
    </w:p>
    <w:p w14:paraId="28EFF3D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3F640F07" w14:textId="77777777" w:rsidTr="00314F09">
        <w:tc>
          <w:tcPr>
            <w:tcW w:w="1008" w:type="dxa"/>
          </w:tcPr>
          <w:p w14:paraId="186B7141" w14:textId="77777777" w:rsidR="003828AB" w:rsidRPr="00341704" w:rsidRDefault="003828AB" w:rsidP="00BC3D72">
            <w:pPr>
              <w:jc w:val="both"/>
              <w:rPr>
                <w:rFonts w:ascii="Times New Roman" w:hAnsi="Times New Roman" w:cs="Times New Roman"/>
              </w:rPr>
            </w:pPr>
          </w:p>
        </w:tc>
        <w:tc>
          <w:tcPr>
            <w:tcW w:w="7560" w:type="dxa"/>
          </w:tcPr>
          <w:p w14:paraId="6CE489C7"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68675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w:t>
            </w:r>
          </w:p>
        </w:tc>
      </w:tr>
      <w:tr w:rsidR="003828AB" w:rsidRPr="00341704" w14:paraId="5872AF32" w14:textId="77777777" w:rsidTr="00314F09">
        <w:tc>
          <w:tcPr>
            <w:tcW w:w="1008" w:type="dxa"/>
          </w:tcPr>
          <w:p w14:paraId="7CA1496B" w14:textId="77777777" w:rsidR="003828AB" w:rsidRPr="00341704" w:rsidRDefault="003828AB" w:rsidP="00BC3D72">
            <w:pPr>
              <w:jc w:val="both"/>
              <w:rPr>
                <w:rFonts w:ascii="Times New Roman" w:hAnsi="Times New Roman" w:cs="Times New Roman"/>
              </w:rPr>
            </w:pPr>
          </w:p>
        </w:tc>
        <w:tc>
          <w:tcPr>
            <w:tcW w:w="7560" w:type="dxa"/>
          </w:tcPr>
          <w:p w14:paraId="528A91D2"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2908FA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8a</w:t>
            </w:r>
          </w:p>
        </w:tc>
      </w:tr>
      <w:tr w:rsidR="003828AB" w:rsidRPr="00341704" w14:paraId="151D22BC" w14:textId="77777777" w:rsidTr="00314F09">
        <w:tc>
          <w:tcPr>
            <w:tcW w:w="1008" w:type="dxa"/>
          </w:tcPr>
          <w:p w14:paraId="42B7EE00" w14:textId="77777777" w:rsidR="003828AB" w:rsidRPr="00341704" w:rsidRDefault="003828AB" w:rsidP="00BC3D72">
            <w:pPr>
              <w:jc w:val="both"/>
              <w:rPr>
                <w:rFonts w:ascii="Times New Roman" w:hAnsi="Times New Roman" w:cs="Times New Roman"/>
              </w:rPr>
            </w:pPr>
          </w:p>
        </w:tc>
        <w:tc>
          <w:tcPr>
            <w:tcW w:w="7560" w:type="dxa"/>
          </w:tcPr>
          <w:p w14:paraId="253251DD"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167B59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8b</w:t>
            </w:r>
          </w:p>
        </w:tc>
      </w:tr>
    </w:tbl>
    <w:p w14:paraId="19CA3847" w14:textId="77777777" w:rsidR="003828AB" w:rsidRPr="00341704" w:rsidRDefault="003828AB" w:rsidP="00BC3D72">
      <w:pPr>
        <w:jc w:val="both"/>
        <w:rPr>
          <w:rFonts w:ascii="Times New Roman" w:hAnsi="Times New Roman" w:cs="Times New Roman"/>
        </w:rPr>
      </w:pPr>
    </w:p>
    <w:p w14:paraId="7DDDB5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w:proofErr w:type="spellStart"/>
      <w:r w:rsidRPr="00341704">
        <w:rPr>
          <w:rFonts w:ascii="Times New Roman" w:hAnsi="Times New Roman" w:cs="Times New Roman"/>
          <w:i/>
        </w:rPr>
        <w:t>k</w:t>
      </w:r>
      <w:r w:rsidRPr="00341704">
        <w:rPr>
          <w:rFonts w:ascii="Times New Roman" w:hAnsi="Times New Roman" w:cs="Times New Roman"/>
          <w:i/>
          <w:vertAlign w:val="subscript"/>
        </w:rPr>
        <w:t>y</w:t>
      </w:r>
      <w:proofErr w:type="spellEnd"/>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w:proofErr w:type="spellStart"/>
      <w:r w:rsidRPr="00341704">
        <w:rPr>
          <w:rFonts w:ascii="Times New Roman" w:hAnsi="Times New Roman" w:cs="Times New Roman"/>
          <w:i/>
        </w:rPr>
        <w:t>k</w:t>
      </w:r>
      <w:r w:rsidRPr="00341704">
        <w:rPr>
          <w:rFonts w:ascii="Times New Roman" w:hAnsi="Times New Roman" w:cs="Times New Roman"/>
          <w:vertAlign w:val="subscript"/>
        </w:rPr>
        <w:t>y</w:t>
      </w:r>
      <w:proofErr w:type="spellEnd"/>
      <w:r w:rsidRPr="00341704">
        <w:rPr>
          <w:rFonts w:ascii="Times New Roman" w:hAnsi="Times New Roman" w:cs="Times New Roman"/>
        </w:rPr>
        <w:t xml:space="preserve"> were specified as a vector in the operating model. Weight was a constant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3828AB" w:rsidRPr="00341704" w14:paraId="10DE0913" w14:textId="77777777" w:rsidTr="00314F09">
        <w:tc>
          <w:tcPr>
            <w:tcW w:w="1008" w:type="dxa"/>
          </w:tcPr>
          <w:p w14:paraId="3D7CD186" w14:textId="77777777" w:rsidR="003828AB" w:rsidRPr="00341704" w:rsidRDefault="003828AB" w:rsidP="00BC3D72">
            <w:pPr>
              <w:jc w:val="both"/>
              <w:rPr>
                <w:rFonts w:ascii="Times New Roman" w:hAnsi="Times New Roman" w:cs="Times New Roman"/>
              </w:rPr>
            </w:pPr>
          </w:p>
        </w:tc>
        <w:tc>
          <w:tcPr>
            <w:tcW w:w="7560" w:type="dxa"/>
          </w:tcPr>
          <w:p w14:paraId="787EC87C"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32DE2FD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9</w:t>
            </w:r>
          </w:p>
        </w:tc>
      </w:tr>
    </w:tbl>
    <w:p w14:paraId="310ED9B2" w14:textId="77777777" w:rsidR="003828AB" w:rsidRPr="00341704" w:rsidRDefault="003828AB" w:rsidP="00BC3D72">
      <w:pPr>
        <w:jc w:val="both"/>
        <w:rPr>
          <w:rFonts w:ascii="Times New Roman" w:hAnsi="Times New Roman" w:cs="Times New Roman"/>
        </w:rPr>
      </w:pPr>
    </w:p>
    <w:p w14:paraId="21C2598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Conditional length-at-age for both the catch and survey were calculated from the numbers at age matrix by specifying a single standard deviation </w:t>
      </w:r>
      <w:proofErr w:type="spellStart"/>
      <w:r w:rsidRPr="00341704">
        <w:rPr>
          <w:rFonts w:ascii="Times New Roman" w:hAnsi="Times New Roman" w:cs="Times New Roman"/>
        </w:rPr>
        <w:t>σ</w:t>
      </w:r>
      <w:r w:rsidRPr="00341704">
        <w:rPr>
          <w:rFonts w:ascii="Times New Roman" w:hAnsi="Times New Roman" w:cs="Times New Roman"/>
          <w:vertAlign w:val="subscript"/>
        </w:rPr>
        <w:t>len</w:t>
      </w:r>
      <w:proofErr w:type="spellEnd"/>
      <w:r w:rsidRPr="00341704">
        <w:rPr>
          <w:rFonts w:ascii="Times New Roman" w:hAnsi="Times New Roman" w:cs="Times New Roman"/>
        </w:rPr>
        <w:t xml:space="preserve"> and the expected length-at-age determined using equation 9. The array, </w:t>
      </w:r>
      <w:proofErr w:type="spellStart"/>
      <w:r w:rsidRPr="00341704">
        <w:rPr>
          <w:rFonts w:ascii="Times New Roman" w:hAnsi="Times New Roman" w:cs="Times New Roman"/>
          <w:i/>
        </w:rPr>
        <w:t>LA</w:t>
      </w:r>
      <w:r w:rsidRPr="00341704">
        <w:rPr>
          <w:rFonts w:ascii="Times New Roman" w:hAnsi="Times New Roman" w:cs="Times New Roman"/>
          <w:i/>
          <w:vertAlign w:val="subscript"/>
        </w:rPr>
        <w:t>a,z,y</w:t>
      </w:r>
      <w:proofErr w:type="spellEnd"/>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p>
    <w:p w14:paraId="37F278E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3828AB" w:rsidRPr="00341704" w14:paraId="71CE5BAD" w14:textId="77777777" w:rsidTr="00314F09">
        <w:tc>
          <w:tcPr>
            <w:tcW w:w="1548" w:type="dxa"/>
          </w:tcPr>
          <w:p w14:paraId="6C14E100" w14:textId="77777777" w:rsidR="003828AB" w:rsidRPr="00341704" w:rsidRDefault="003828AB" w:rsidP="00BC3D72">
            <w:pPr>
              <w:jc w:val="both"/>
              <w:rPr>
                <w:rFonts w:ascii="Times New Roman" w:hAnsi="Times New Roman" w:cs="Times New Roman"/>
              </w:rPr>
            </w:pPr>
          </w:p>
        </w:tc>
        <w:tc>
          <w:tcPr>
            <w:tcW w:w="7110" w:type="dxa"/>
          </w:tcPr>
          <w:p w14:paraId="7808A7D8"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F1C0A9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10</w:t>
            </w:r>
          </w:p>
        </w:tc>
      </w:tr>
      <w:tr w:rsidR="003828AB" w:rsidRPr="00341704" w14:paraId="3D51ED94" w14:textId="77777777" w:rsidTr="00314F09">
        <w:tc>
          <w:tcPr>
            <w:tcW w:w="1548" w:type="dxa"/>
          </w:tcPr>
          <w:p w14:paraId="149FF78F" w14:textId="77777777" w:rsidR="003828AB" w:rsidRPr="00341704" w:rsidRDefault="003828AB" w:rsidP="00BC3D72">
            <w:pPr>
              <w:jc w:val="both"/>
              <w:rPr>
                <w:rFonts w:ascii="Times New Roman" w:hAnsi="Times New Roman" w:cs="Times New Roman"/>
              </w:rPr>
            </w:pPr>
          </w:p>
        </w:tc>
        <w:tc>
          <w:tcPr>
            <w:tcW w:w="7110" w:type="dxa"/>
          </w:tcPr>
          <w:p w14:paraId="57E8D83A"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1ABC1A8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11</w:t>
            </w:r>
          </w:p>
        </w:tc>
      </w:tr>
    </w:tbl>
    <w:p w14:paraId="0B142661" w14:textId="77777777" w:rsidR="003828AB" w:rsidRPr="00341704" w:rsidRDefault="003828AB" w:rsidP="00BC3D72">
      <w:pPr>
        <w:jc w:val="both"/>
        <w:rPr>
          <w:rFonts w:ascii="Times New Roman" w:hAnsi="Times New Roman" w:cs="Times New Roman"/>
        </w:rPr>
      </w:pPr>
    </w:p>
    <w:p w14:paraId="1F11020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w:proofErr w:type="spellStart"/>
      <w:r w:rsidRPr="00341704">
        <w:rPr>
          <w:rFonts w:ascii="Times New Roman" w:hAnsi="Times New Roman" w:cs="Times New Roman"/>
        </w:rPr>
        <w:t>Bin</w:t>
      </w:r>
      <w:r w:rsidRPr="00341704">
        <w:rPr>
          <w:rFonts w:ascii="Times New Roman" w:hAnsi="Times New Roman" w:cs="Times New Roman"/>
          <w:vertAlign w:val="subscript"/>
        </w:rPr>
        <w:t>z</w:t>
      </w:r>
      <w:proofErr w:type="spellEnd"/>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6A876F27"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3828AB" w:rsidRPr="00341704" w14:paraId="150CF347" w14:textId="77777777" w:rsidTr="00314F09">
        <w:tc>
          <w:tcPr>
            <w:tcW w:w="1008" w:type="dxa"/>
          </w:tcPr>
          <w:p w14:paraId="68C0163D" w14:textId="77777777" w:rsidR="003828AB" w:rsidRPr="00341704" w:rsidRDefault="003828AB" w:rsidP="00BC3D72">
            <w:pPr>
              <w:jc w:val="both"/>
              <w:rPr>
                <w:rFonts w:ascii="Times New Roman" w:hAnsi="Times New Roman" w:cs="Times New Roman"/>
              </w:rPr>
            </w:pPr>
          </w:p>
        </w:tc>
        <w:tc>
          <w:tcPr>
            <w:tcW w:w="7560" w:type="dxa"/>
          </w:tcPr>
          <w:p w14:paraId="2C2211A8"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320C184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12</w:t>
            </w:r>
          </w:p>
        </w:tc>
      </w:tr>
    </w:tbl>
    <w:p w14:paraId="2CDDB233" w14:textId="77777777" w:rsidR="003828AB" w:rsidRPr="00341704" w:rsidRDefault="003828AB" w:rsidP="00BC3D72">
      <w:pPr>
        <w:jc w:val="both"/>
        <w:rPr>
          <w:rFonts w:ascii="Times New Roman" w:hAnsi="Times New Roman" w:cs="Times New Roman"/>
        </w:rPr>
      </w:pPr>
    </w:p>
    <w:p w14:paraId="500A2C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The catch weight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3153C8F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3828AB" w:rsidRPr="00341704" w14:paraId="377B15F1" w14:textId="77777777" w:rsidTr="00314F09">
        <w:tc>
          <w:tcPr>
            <w:tcW w:w="1008" w:type="dxa"/>
          </w:tcPr>
          <w:p w14:paraId="765190E1" w14:textId="77777777" w:rsidR="003828AB" w:rsidRPr="00341704" w:rsidRDefault="003828AB" w:rsidP="00BC3D72">
            <w:pPr>
              <w:jc w:val="both"/>
              <w:rPr>
                <w:rFonts w:ascii="Times New Roman" w:hAnsi="Times New Roman" w:cs="Times New Roman"/>
              </w:rPr>
            </w:pPr>
          </w:p>
        </w:tc>
        <w:tc>
          <w:tcPr>
            <w:tcW w:w="7560" w:type="dxa"/>
          </w:tcPr>
          <w:p w14:paraId="3230102F"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78E9AC1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13</w:t>
            </w:r>
          </w:p>
        </w:tc>
      </w:tr>
    </w:tbl>
    <w:p w14:paraId="08058B82" w14:textId="77777777" w:rsidR="003828AB" w:rsidRPr="00341704" w:rsidRDefault="003828AB" w:rsidP="00BC3D72">
      <w:pPr>
        <w:jc w:val="both"/>
        <w:rPr>
          <w:rFonts w:ascii="Times New Roman" w:hAnsi="Times New Roman" w:cs="Times New Roman"/>
        </w:rPr>
      </w:pPr>
    </w:p>
    <w:p w14:paraId="57C59C3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5307E232"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3828AB" w:rsidRPr="00341704" w14:paraId="2A35EF51" w14:textId="77777777" w:rsidTr="00314F09">
        <w:tc>
          <w:tcPr>
            <w:tcW w:w="1008" w:type="dxa"/>
          </w:tcPr>
          <w:p w14:paraId="707D72AD" w14:textId="77777777" w:rsidR="003828AB" w:rsidRPr="00341704" w:rsidRDefault="003828AB" w:rsidP="00BC3D72">
            <w:pPr>
              <w:jc w:val="both"/>
              <w:rPr>
                <w:rFonts w:ascii="Times New Roman" w:hAnsi="Times New Roman" w:cs="Times New Roman"/>
              </w:rPr>
            </w:pPr>
          </w:p>
        </w:tc>
        <w:tc>
          <w:tcPr>
            <w:tcW w:w="7560" w:type="dxa"/>
          </w:tcPr>
          <w:p w14:paraId="17A540E0"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39B685C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14</w:t>
            </w:r>
          </w:p>
        </w:tc>
      </w:tr>
    </w:tbl>
    <w:p w14:paraId="722AC4B9" w14:textId="77777777" w:rsidR="003828AB" w:rsidRPr="00341704" w:rsidRDefault="003828AB" w:rsidP="00BC3D72">
      <w:pPr>
        <w:jc w:val="both"/>
        <w:rPr>
          <w:rFonts w:ascii="Times New Roman" w:hAnsi="Times New Roman" w:cs="Times New Roman"/>
        </w:rPr>
      </w:pPr>
    </w:p>
    <w:p w14:paraId="6DC9E6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5949319"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9"/>
        <w:gridCol w:w="989"/>
      </w:tblGrid>
      <w:tr w:rsidR="003828AB" w:rsidRPr="00341704" w14:paraId="56376066" w14:textId="77777777" w:rsidTr="00314F09">
        <w:tc>
          <w:tcPr>
            <w:tcW w:w="1008" w:type="dxa"/>
          </w:tcPr>
          <w:p w14:paraId="5FDC2DC7" w14:textId="77777777" w:rsidR="003828AB" w:rsidRPr="00341704" w:rsidRDefault="003828AB" w:rsidP="00BC3D72">
            <w:pPr>
              <w:jc w:val="both"/>
              <w:rPr>
                <w:rFonts w:ascii="Times New Roman" w:hAnsi="Times New Roman" w:cs="Times New Roman"/>
              </w:rPr>
            </w:pPr>
          </w:p>
          <w:p w14:paraId="1CD50356" w14:textId="77777777" w:rsidR="003828AB" w:rsidRPr="00341704" w:rsidRDefault="003828AB" w:rsidP="00BC3D72">
            <w:pPr>
              <w:jc w:val="both"/>
              <w:rPr>
                <w:rFonts w:ascii="Times New Roman" w:hAnsi="Times New Roman" w:cs="Times New Roman"/>
              </w:rPr>
            </w:pPr>
          </w:p>
        </w:tc>
        <w:tc>
          <w:tcPr>
            <w:tcW w:w="7560" w:type="dxa"/>
          </w:tcPr>
          <w:p w14:paraId="32EDBE21" w14:textId="77777777" w:rsidR="003828AB" w:rsidRPr="00341704" w:rsidRDefault="00102EB6" w:rsidP="00BC3D72">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den>
                        </m:f>
                      </m:sup>
                    </m:sSup>
                  </m:den>
                </m:f>
              </m:oMath>
            </m:oMathPara>
          </w:p>
        </w:tc>
        <w:tc>
          <w:tcPr>
            <w:tcW w:w="1008" w:type="dxa"/>
          </w:tcPr>
          <w:p w14:paraId="65A3C13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15</w:t>
            </w:r>
          </w:p>
        </w:tc>
      </w:tr>
    </w:tbl>
    <w:p w14:paraId="2579FC9A" w14:textId="77777777" w:rsidR="003828AB" w:rsidRPr="00341704" w:rsidRDefault="003828AB" w:rsidP="00BC3D72">
      <w:pPr>
        <w:jc w:val="both"/>
        <w:rPr>
          <w:rFonts w:ascii="Times New Roman" w:hAnsi="Times New Roman" w:cs="Times New Roman"/>
        </w:rPr>
      </w:pPr>
    </w:p>
    <w:p w14:paraId="53DC67B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oMath>
      <w:r w:rsidRPr="00341704">
        <w:rPr>
          <w:rFonts w:ascii="Times New Roman" w:hAnsi="Times New Roman" w:cs="Times New Roman"/>
        </w:rPr>
        <w:t>, the length at which the probability of being selected in the fishery is 50% and 95%, respectively) were specified according to length and then transformed to age within the operating model conditional upon growth. Survey selectivity at length was constant over time.</w:t>
      </w:r>
    </w:p>
    <w:p w14:paraId="498424DC"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lastRenderedPageBreak/>
        <w:t>Data simulation</w:t>
      </w:r>
    </w:p>
    <w:p w14:paraId="6D86E10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6A7423A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3828AB" w:rsidRPr="00341704" w14:paraId="33A5B7A1" w14:textId="77777777" w:rsidTr="00314F09">
        <w:tc>
          <w:tcPr>
            <w:tcW w:w="1548" w:type="dxa"/>
          </w:tcPr>
          <w:p w14:paraId="0488DAF2" w14:textId="77777777" w:rsidR="003828AB" w:rsidRPr="00341704" w:rsidRDefault="003828AB" w:rsidP="00BC3D72">
            <w:pPr>
              <w:jc w:val="both"/>
              <w:rPr>
                <w:rFonts w:ascii="Times New Roman" w:hAnsi="Times New Roman" w:cs="Times New Roman"/>
              </w:rPr>
            </w:pPr>
          </w:p>
        </w:tc>
        <w:tc>
          <w:tcPr>
            <w:tcW w:w="7110" w:type="dxa"/>
          </w:tcPr>
          <w:p w14:paraId="11443382" w14:textId="77777777" w:rsidR="003828AB" w:rsidRPr="00341704" w:rsidRDefault="00102EB6"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0078C18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17</w:t>
            </w:r>
          </w:p>
        </w:tc>
      </w:tr>
      <w:tr w:rsidR="003828AB" w:rsidRPr="00341704" w14:paraId="753B9603" w14:textId="77777777" w:rsidTr="00314F09">
        <w:tc>
          <w:tcPr>
            <w:tcW w:w="1548" w:type="dxa"/>
          </w:tcPr>
          <w:p w14:paraId="778275ED" w14:textId="77777777" w:rsidR="003828AB" w:rsidRPr="00341704" w:rsidRDefault="003828AB" w:rsidP="00BC3D72">
            <w:pPr>
              <w:jc w:val="both"/>
              <w:rPr>
                <w:rFonts w:ascii="Times New Roman" w:hAnsi="Times New Roman" w:cs="Times New Roman"/>
              </w:rPr>
            </w:pPr>
          </w:p>
        </w:tc>
        <w:tc>
          <w:tcPr>
            <w:tcW w:w="7110" w:type="dxa"/>
          </w:tcPr>
          <w:p w14:paraId="62F2F3A7" w14:textId="77777777" w:rsidR="003828AB" w:rsidRPr="00341704" w:rsidRDefault="00102EB6"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1D7A3B2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18</w:t>
            </w:r>
          </w:p>
        </w:tc>
      </w:tr>
    </w:tbl>
    <w:p w14:paraId="09F6EB4D" w14:textId="77777777" w:rsidR="003828AB" w:rsidRPr="00341704" w:rsidRDefault="003828AB" w:rsidP="00BC3D72">
      <w:pPr>
        <w:jc w:val="both"/>
        <w:rPr>
          <w:rFonts w:ascii="Times New Roman" w:hAnsi="Times New Roman" w:cs="Times New Roman"/>
        </w:rPr>
      </w:pPr>
    </w:p>
    <w:p w14:paraId="60ADA6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w:proofErr w:type="spellStart"/>
      <w:r w:rsidRPr="00341704">
        <w:rPr>
          <w:rFonts w:ascii="Times New Roman" w:hAnsi="Times New Roman" w:cs="Times New Roman"/>
        </w:rPr>
        <w:t>ε</w:t>
      </w:r>
      <w:r w:rsidRPr="00341704">
        <w:rPr>
          <w:rFonts w:ascii="Times New Roman" w:hAnsi="Times New Roman" w:cs="Times New Roman"/>
          <w:vertAlign w:val="subscript"/>
        </w:rPr>
        <w:t>y</w:t>
      </w:r>
      <w:proofErr w:type="spellEnd"/>
      <w:r w:rsidRPr="00341704">
        <w:rPr>
          <w:rFonts w:ascii="Times New Roman" w:hAnsi="Times New Roman" w:cs="Times New Roman"/>
          <w:vertAlign w:val="superscript"/>
        </w:rPr>
        <w:t xml:space="preserve"> </w:t>
      </w:r>
      <w:r w:rsidRPr="00341704">
        <w:rPr>
          <w:rFonts w:ascii="Times New Roman" w:hAnsi="Times New Roman" w:cs="Times New Roman"/>
        </w:rPr>
        <w:t xml:space="preserve">is a normally distributed random variable with a mean of 0 and a pre-specified standard deviation </w:t>
      </w:r>
      <w:proofErr w:type="spellStart"/>
      <w:r w:rsidRPr="00341704">
        <w:rPr>
          <w:rFonts w:ascii="Times New Roman" w:hAnsi="Times New Roman" w:cs="Times New Roman"/>
        </w:rPr>
        <w:t>σ</w:t>
      </w:r>
      <w:r w:rsidRPr="00341704">
        <w:rPr>
          <w:rFonts w:ascii="Times New Roman" w:hAnsi="Times New Roman" w:cs="Times New Roman"/>
          <w:vertAlign w:val="subscript"/>
        </w:rPr>
        <w:t>ε</w:t>
      </w:r>
      <w:proofErr w:type="spellEnd"/>
      <w:r w:rsidRPr="00341704">
        <w:rPr>
          <w:rFonts w:ascii="Times New Roman" w:hAnsi="Times New Roman" w:cs="Times New Roman"/>
        </w:rPr>
        <w:t>. Values for the coefficients of variation for all data sources are in Table 1. Observed length frequencies for both the catch and the survey are generated by sampling the true numbers at length calculated above using the ‘sample’ function in R a specified number of times (see Table 1 for sample sizes).</w:t>
      </w:r>
    </w:p>
    <w:p w14:paraId="00D32862"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Assessment method and harvest control rule</w:t>
      </w:r>
    </w:p>
    <w:p w14:paraId="3FC0E3BC"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The equations governing the population dynamics within the assessment matched those of the operating model.  Table 1 lists the estimable parameters of the assessment method. Annual deviations from the mean were additional fixed-effects parameters with specified penalties (see ‘likelihood components’ below) when natural mortality, growth or selectivity were time-varying natural mortality. Within the estimation method, survey selectivity was estimated based on age and growth parameters were not estimated in the ‘base’ model. Average recruitment (</w:t>
      </w:r>
      <w:proofErr w:type="spellStart"/>
      <w:r w:rsidRPr="00341704">
        <w:rPr>
          <w:rFonts w:ascii="Times New Roman" w:hAnsi="Times New Roman" w:cs="Times New Roman"/>
        </w:rPr>
        <w:t>μ</w:t>
      </w:r>
      <w:r w:rsidRPr="00341704">
        <w:rPr>
          <w:rFonts w:ascii="Times New Roman" w:hAnsi="Times New Roman" w:cs="Times New Roman"/>
          <w:vertAlign w:val="subscript"/>
        </w:rPr>
        <w:t>R</w:t>
      </w:r>
      <w:proofErr w:type="spellEnd"/>
      <w:r w:rsidRPr="00341704">
        <w:rPr>
          <w:rFonts w:ascii="Times New Roman" w:hAnsi="Times New Roman" w:cs="Times New Roman"/>
        </w:rPr>
        <w:t>) within the assessment method was estimated with annual deviations (</w:t>
      </w:r>
      <w:proofErr w:type="spellStart"/>
      <w:r w:rsidRPr="00341704">
        <w:rPr>
          <w:rFonts w:ascii="Times New Roman" w:hAnsi="Times New Roman" w:cs="Times New Roman"/>
        </w:rPr>
        <w:t>R</w:t>
      </w:r>
      <w:r w:rsidRPr="00341704">
        <w:rPr>
          <w:rFonts w:ascii="Times New Roman" w:hAnsi="Times New Roman" w:cs="Times New Roman"/>
          <w:vertAlign w:val="subscript"/>
        </w:rPr>
        <w:t>dev,y</w:t>
      </w:r>
      <w:proofErr w:type="spellEnd"/>
      <w:r w:rsidRPr="00341704">
        <w:rPr>
          <w:rFonts w:ascii="Times New Roman" w:hAnsi="Times New Roman" w:cs="Times New Roman"/>
        </w:rPr>
        <w:t xml:space="preserve">); eq. 19). </w:t>
      </w:r>
    </w:p>
    <w:p w14:paraId="65ED7C9C"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0E3D6599" w14:textId="77777777" w:rsidTr="00314F09">
        <w:tc>
          <w:tcPr>
            <w:tcW w:w="1008" w:type="dxa"/>
          </w:tcPr>
          <w:p w14:paraId="62D265C1" w14:textId="77777777" w:rsidR="003828AB" w:rsidRPr="00341704" w:rsidRDefault="003828AB" w:rsidP="00BC3D72">
            <w:pPr>
              <w:jc w:val="both"/>
              <w:rPr>
                <w:rFonts w:ascii="Times New Roman" w:hAnsi="Times New Roman" w:cs="Times New Roman"/>
              </w:rPr>
            </w:pPr>
          </w:p>
        </w:tc>
        <w:tc>
          <w:tcPr>
            <w:tcW w:w="7560" w:type="dxa"/>
          </w:tcPr>
          <w:p w14:paraId="3C968B55" w14:textId="77777777" w:rsidR="003828AB" w:rsidRPr="00341704" w:rsidRDefault="00102EB6" w:rsidP="00BC3D72">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766C1D22" w14:textId="77777777" w:rsidR="003828AB" w:rsidRPr="00341704" w:rsidRDefault="003828AB" w:rsidP="00BC3D72">
            <w:pPr>
              <w:jc w:val="both"/>
              <w:rPr>
                <w:rFonts w:ascii="Times New Roman" w:hAnsi="Times New Roman" w:cs="Times New Roman"/>
              </w:rPr>
            </w:pPr>
          </w:p>
        </w:tc>
        <w:tc>
          <w:tcPr>
            <w:tcW w:w="1008" w:type="dxa"/>
          </w:tcPr>
          <w:p w14:paraId="2CA698B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19</w:t>
            </w:r>
          </w:p>
        </w:tc>
      </w:tr>
    </w:tbl>
    <w:p w14:paraId="646F4C23"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 xml:space="preserve">Fishery selectivity at age was estimated within the assessment as deviations around a mean. </w:t>
      </w:r>
    </w:p>
    <w:p w14:paraId="1CC8C557" w14:textId="77777777" w:rsidR="003828AB" w:rsidRPr="00341704" w:rsidRDefault="003828AB" w:rsidP="00BC3D72">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3828AB" w:rsidRPr="00341704" w14:paraId="0EF7DFCC" w14:textId="77777777" w:rsidTr="00314F09">
        <w:trPr>
          <w:trHeight w:val="900"/>
        </w:trPr>
        <w:tc>
          <w:tcPr>
            <w:tcW w:w="8609" w:type="dxa"/>
          </w:tcPr>
          <w:p w14:paraId="5D47604A"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1645CDE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bl>
    <w:p w14:paraId="56514B48"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07C1EF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360E2CB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6959"/>
        <w:gridCol w:w="901"/>
      </w:tblGrid>
      <w:tr w:rsidR="003828AB" w:rsidRPr="00341704" w14:paraId="31960475" w14:textId="77777777" w:rsidTr="00314F09">
        <w:tc>
          <w:tcPr>
            <w:tcW w:w="1548" w:type="dxa"/>
          </w:tcPr>
          <w:p w14:paraId="58D61DD4" w14:textId="77777777" w:rsidR="003828AB" w:rsidRPr="00341704" w:rsidRDefault="003828AB" w:rsidP="00BC3D72">
            <w:pPr>
              <w:jc w:val="both"/>
              <w:rPr>
                <w:rFonts w:ascii="Times New Roman" w:hAnsi="Times New Roman" w:cs="Times New Roman"/>
              </w:rPr>
            </w:pPr>
          </w:p>
        </w:tc>
        <w:tc>
          <w:tcPr>
            <w:tcW w:w="7110" w:type="dxa"/>
          </w:tcPr>
          <w:p w14:paraId="29433472"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123FB88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r w:rsidR="003828AB" w:rsidRPr="00341704" w14:paraId="38888274" w14:textId="77777777" w:rsidTr="00314F09">
        <w:tc>
          <w:tcPr>
            <w:tcW w:w="1548" w:type="dxa"/>
          </w:tcPr>
          <w:p w14:paraId="6335BCF1" w14:textId="77777777" w:rsidR="003828AB" w:rsidRPr="00341704" w:rsidRDefault="003828AB" w:rsidP="00BC3D72">
            <w:pPr>
              <w:jc w:val="both"/>
              <w:rPr>
                <w:rFonts w:ascii="Times New Roman" w:hAnsi="Times New Roman" w:cs="Times New Roman"/>
              </w:rPr>
            </w:pPr>
          </w:p>
        </w:tc>
        <w:tc>
          <w:tcPr>
            <w:tcW w:w="7110" w:type="dxa"/>
          </w:tcPr>
          <w:p w14:paraId="1F9E4B7C"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16C29709" w14:textId="77777777" w:rsidR="003828AB" w:rsidRPr="00341704" w:rsidRDefault="003828AB" w:rsidP="00BC3D72">
            <w:pPr>
              <w:jc w:val="both"/>
              <w:rPr>
                <w:rFonts w:ascii="Times New Roman" w:hAnsi="Times New Roman" w:cs="Times New Roman"/>
              </w:rPr>
            </w:pPr>
          </w:p>
        </w:tc>
        <w:tc>
          <w:tcPr>
            <w:tcW w:w="918" w:type="dxa"/>
          </w:tcPr>
          <w:p w14:paraId="4228F69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21</w:t>
            </w:r>
          </w:p>
        </w:tc>
      </w:tr>
    </w:tbl>
    <w:p w14:paraId="68016B3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Catch and survey length frequencies were fit under the assumption of multinomial sampling:</w:t>
      </w:r>
    </w:p>
    <w:p w14:paraId="197A027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3828AB" w:rsidRPr="00341704" w14:paraId="6B6EDFD9" w14:textId="77777777" w:rsidTr="00314F09">
        <w:tc>
          <w:tcPr>
            <w:tcW w:w="1548" w:type="dxa"/>
          </w:tcPr>
          <w:p w14:paraId="78BDEDB0" w14:textId="77777777" w:rsidR="003828AB" w:rsidRPr="00341704" w:rsidRDefault="003828AB" w:rsidP="00BC3D72">
            <w:pPr>
              <w:jc w:val="both"/>
              <w:rPr>
                <w:rFonts w:ascii="Times New Roman" w:hAnsi="Times New Roman" w:cs="Times New Roman"/>
              </w:rPr>
            </w:pPr>
          </w:p>
        </w:tc>
        <w:tc>
          <w:tcPr>
            <w:tcW w:w="7110" w:type="dxa"/>
          </w:tcPr>
          <w:p w14:paraId="2954844E"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2A64787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22</w:t>
            </w:r>
          </w:p>
        </w:tc>
      </w:tr>
      <w:tr w:rsidR="003828AB" w:rsidRPr="00341704" w14:paraId="088E5DAB" w14:textId="77777777" w:rsidTr="00314F09">
        <w:tc>
          <w:tcPr>
            <w:tcW w:w="1548" w:type="dxa"/>
          </w:tcPr>
          <w:p w14:paraId="178E6785" w14:textId="77777777" w:rsidR="003828AB" w:rsidRPr="00341704" w:rsidRDefault="003828AB" w:rsidP="00BC3D72">
            <w:pPr>
              <w:jc w:val="both"/>
              <w:rPr>
                <w:rFonts w:ascii="Times New Roman" w:hAnsi="Times New Roman" w:cs="Times New Roman"/>
              </w:rPr>
            </w:pPr>
          </w:p>
        </w:tc>
        <w:tc>
          <w:tcPr>
            <w:tcW w:w="7110" w:type="dxa"/>
          </w:tcPr>
          <w:p w14:paraId="4D260B25"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47865C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23</w:t>
            </w:r>
          </w:p>
        </w:tc>
      </w:tr>
    </w:tbl>
    <w:p w14:paraId="58AC2F1A" w14:textId="77777777" w:rsidR="003828AB" w:rsidRPr="00341704" w:rsidRDefault="003828AB" w:rsidP="00BC3D72">
      <w:pPr>
        <w:jc w:val="both"/>
        <w:rPr>
          <w:rFonts w:ascii="Times New Roman" w:hAnsi="Times New Roman" w:cs="Times New Roman"/>
        </w:rPr>
      </w:pPr>
    </w:p>
    <w:p w14:paraId="6097EB4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was the predicted propo</w:t>
      </w:r>
      <w:proofErr w:type="spellStart"/>
      <w:r w:rsidRPr="00341704">
        <w:rPr>
          <w:rFonts w:ascii="Times New Roman" w:hAnsi="Times New Roman" w:cs="Times New Roman"/>
        </w:rPr>
        <w:t>rtion</w:t>
      </w:r>
      <w:proofErr w:type="spellEnd"/>
      <w:r w:rsidRPr="00341704">
        <w:rPr>
          <w:rFonts w:ascii="Times New Roman" w:hAnsi="Times New Roman" w:cs="Times New Roman"/>
        </w:rPr>
        <w:t xml:space="preserve">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3F2B20F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3828AB" w:rsidRPr="00341704" w14:paraId="530E68E5" w14:textId="77777777" w:rsidTr="00314F09">
        <w:tc>
          <w:tcPr>
            <w:tcW w:w="1008" w:type="dxa"/>
          </w:tcPr>
          <w:p w14:paraId="749DB4AB" w14:textId="77777777" w:rsidR="003828AB" w:rsidRPr="00341704" w:rsidRDefault="003828AB" w:rsidP="00BC3D72">
            <w:pPr>
              <w:jc w:val="both"/>
              <w:rPr>
                <w:rFonts w:ascii="Times New Roman" w:hAnsi="Times New Roman" w:cs="Times New Roman"/>
              </w:rPr>
            </w:pPr>
          </w:p>
        </w:tc>
        <w:tc>
          <w:tcPr>
            <w:tcW w:w="7560" w:type="dxa"/>
          </w:tcPr>
          <w:p w14:paraId="612902C0" w14:textId="77777777" w:rsidR="003828AB" w:rsidRPr="00341704" w:rsidRDefault="00102EB6"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7D5B58B0" w14:textId="77777777" w:rsidR="003828AB" w:rsidRPr="00341704" w:rsidRDefault="003828AB" w:rsidP="00BC3D72">
            <w:pPr>
              <w:jc w:val="both"/>
              <w:rPr>
                <w:rFonts w:ascii="Times New Roman" w:hAnsi="Times New Roman" w:cs="Times New Roman"/>
              </w:rPr>
            </w:pPr>
          </w:p>
        </w:tc>
        <w:tc>
          <w:tcPr>
            <w:tcW w:w="1008" w:type="dxa"/>
          </w:tcPr>
          <w:p w14:paraId="3466491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24</w:t>
            </w:r>
          </w:p>
        </w:tc>
      </w:tr>
    </w:tbl>
    <w:p w14:paraId="6ADAF0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 xml:space="preserve">is the vector of the deviations associated with recruitment, fishing mortality, natural mortality, selectivity and/or growth and </w:t>
      </w:r>
      <w:proofErr w:type="spellStart"/>
      <w:r w:rsidRPr="00341704">
        <w:rPr>
          <w:rFonts w:ascii="Times New Roman" w:hAnsi="Times New Roman" w:cs="Times New Roman"/>
        </w:rPr>
        <w:t>γ</w:t>
      </w:r>
      <w:r w:rsidRPr="00341704">
        <w:rPr>
          <w:rFonts w:ascii="Times New Roman" w:hAnsi="Times New Roman" w:cs="Times New Roman"/>
          <w:vertAlign w:val="subscript"/>
        </w:rPr>
        <w:t>x</w:t>
      </w:r>
      <w:proofErr w:type="spellEnd"/>
      <w:r w:rsidRPr="00341704">
        <w:rPr>
          <w:rFonts w:ascii="Times New Roman" w:hAnsi="Times New Roman" w:cs="Times New Roman"/>
          <w:vertAlign w:val="subscript"/>
        </w:rPr>
        <w:t xml:space="preserve">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6C56EF53"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p>
    <w:p w14:paraId="5E28476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Management targets used in the harvest control rule were based on proxies for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using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crab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4A4804D2" w14:textId="77777777" w:rsidR="003828AB" w:rsidRPr="00341704" w:rsidRDefault="003828AB" w:rsidP="00BC3D72">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3828AB" w:rsidRPr="00341704" w14:paraId="26CEDF0B" w14:textId="77777777" w:rsidTr="00314F09">
        <w:tc>
          <w:tcPr>
            <w:tcW w:w="1129" w:type="dxa"/>
          </w:tcPr>
          <w:p w14:paraId="47EDD44A" w14:textId="77777777" w:rsidR="003828AB" w:rsidRPr="00341704" w:rsidRDefault="003828AB" w:rsidP="00BC3D72">
            <w:pPr>
              <w:jc w:val="both"/>
              <w:rPr>
                <w:rFonts w:ascii="Times New Roman" w:hAnsi="Times New Roman" w:cs="Times New Roman"/>
              </w:rPr>
            </w:pPr>
          </w:p>
        </w:tc>
        <w:tc>
          <w:tcPr>
            <w:tcW w:w="7439" w:type="dxa"/>
            <w:gridSpan w:val="2"/>
          </w:tcPr>
          <w:p w14:paraId="09F5F939" w14:textId="77777777" w:rsidR="003828AB" w:rsidRPr="00341704" w:rsidRDefault="00102EB6"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3C66A71F" w14:textId="77777777" w:rsidR="003828AB" w:rsidRPr="00341704" w:rsidRDefault="003828AB" w:rsidP="00BC3D72">
            <w:pPr>
              <w:jc w:val="both"/>
              <w:rPr>
                <w:rFonts w:ascii="Times New Roman" w:hAnsi="Times New Roman" w:cs="Times New Roman"/>
              </w:rPr>
            </w:pPr>
          </w:p>
          <w:p w14:paraId="49261891" w14:textId="77777777" w:rsidR="003828AB" w:rsidRPr="00341704" w:rsidRDefault="003828AB" w:rsidP="00BC3D72">
            <w:pPr>
              <w:jc w:val="both"/>
              <w:rPr>
                <w:rFonts w:ascii="Times New Roman" w:hAnsi="Times New Roman" w:cs="Times New Roman"/>
              </w:rPr>
            </w:pPr>
          </w:p>
        </w:tc>
        <w:tc>
          <w:tcPr>
            <w:tcW w:w="1008" w:type="dxa"/>
          </w:tcPr>
          <w:p w14:paraId="55895761" w14:textId="77777777" w:rsidR="003828AB" w:rsidRPr="00341704" w:rsidRDefault="003828AB" w:rsidP="00BC3D72">
            <w:pPr>
              <w:jc w:val="both"/>
              <w:rPr>
                <w:rFonts w:ascii="Times New Roman" w:hAnsi="Times New Roman" w:cs="Times New Roman"/>
              </w:rPr>
            </w:pPr>
          </w:p>
          <w:p w14:paraId="10EA02E0" w14:textId="77777777" w:rsidR="003828AB" w:rsidRPr="00341704" w:rsidRDefault="003828AB" w:rsidP="00BC3D72">
            <w:pPr>
              <w:jc w:val="both"/>
              <w:rPr>
                <w:rFonts w:ascii="Times New Roman" w:hAnsi="Times New Roman" w:cs="Times New Roman"/>
              </w:rPr>
            </w:pPr>
          </w:p>
          <w:p w14:paraId="7C7D0EA8" w14:textId="77777777" w:rsidR="003828AB" w:rsidRPr="00341704" w:rsidRDefault="003828AB" w:rsidP="00BC3D72">
            <w:pPr>
              <w:jc w:val="both"/>
              <w:rPr>
                <w:rFonts w:ascii="Times New Roman" w:hAnsi="Times New Roman" w:cs="Times New Roman"/>
              </w:rPr>
            </w:pPr>
          </w:p>
          <w:p w14:paraId="64A8479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25</w:t>
            </w:r>
          </w:p>
        </w:tc>
      </w:tr>
      <w:tr w:rsidR="003828AB" w:rsidRPr="00341704" w14:paraId="29FD724A" w14:textId="77777777" w:rsidTr="001761AA">
        <w:tc>
          <w:tcPr>
            <w:tcW w:w="1458" w:type="dxa"/>
            <w:gridSpan w:val="2"/>
          </w:tcPr>
          <w:p w14:paraId="694F80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A02016D" w14:textId="77777777" w:rsidR="003828AB" w:rsidRPr="00341704" w:rsidRDefault="003828AB" w:rsidP="00BC3D72">
            <w:pPr>
              <w:jc w:val="both"/>
              <w:rPr>
                <w:rFonts w:ascii="Times New Roman" w:hAnsi="Times New Roman" w:cs="Times New Roman"/>
              </w:rPr>
            </w:pPr>
          </w:p>
        </w:tc>
      </w:tr>
      <w:tr w:rsidR="003828AB" w:rsidRPr="00341704" w14:paraId="3F1F2306" w14:textId="77777777" w:rsidTr="00314F09">
        <w:tc>
          <w:tcPr>
            <w:tcW w:w="1458" w:type="dxa"/>
            <w:gridSpan w:val="2"/>
          </w:tcPr>
          <w:p w14:paraId="7B16437E" w14:textId="77777777" w:rsidR="003828AB" w:rsidRPr="00341704" w:rsidRDefault="00102EB6"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202824F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3828AB" w:rsidRPr="00341704" w14:paraId="3296C947" w14:textId="77777777" w:rsidTr="00314F09">
        <w:tc>
          <w:tcPr>
            <w:tcW w:w="1458" w:type="dxa"/>
            <w:gridSpan w:val="2"/>
          </w:tcPr>
          <w:p w14:paraId="288F6A5C" w14:textId="77777777" w:rsidR="003828AB" w:rsidRPr="00341704" w:rsidRDefault="00102EB6"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20F0025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3828AB" w:rsidRPr="00341704" w14:paraId="2478A572" w14:textId="77777777" w:rsidTr="00314F09">
        <w:tc>
          <w:tcPr>
            <w:tcW w:w="1458" w:type="dxa"/>
            <w:gridSpan w:val="2"/>
          </w:tcPr>
          <w:p w14:paraId="5DB4846E" w14:textId="77777777" w:rsidR="003828AB" w:rsidRPr="00341704" w:rsidRDefault="00102EB6"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71494F6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3828AB" w:rsidRPr="00341704" w14:paraId="51608CA0" w14:textId="77777777" w:rsidTr="001761AA">
        <w:tc>
          <w:tcPr>
            <w:tcW w:w="1458" w:type="dxa"/>
            <w:gridSpan w:val="2"/>
          </w:tcPr>
          <w:p w14:paraId="436FDDB5"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359933A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3828AB" w:rsidRPr="00341704" w14:paraId="44376A70" w14:textId="77777777" w:rsidTr="001761AA">
        <w:tc>
          <w:tcPr>
            <w:tcW w:w="1458" w:type="dxa"/>
            <w:gridSpan w:val="2"/>
          </w:tcPr>
          <w:p w14:paraId="7FFFBDF9"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1127F03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1CFB1937" w14:textId="77777777" w:rsidR="003828AB" w:rsidRPr="00341704" w:rsidRDefault="003828AB" w:rsidP="00BC3D72">
      <w:pPr>
        <w:jc w:val="both"/>
        <w:rPr>
          <w:rFonts w:ascii="Times New Roman" w:hAnsi="Times New Roman" w:cs="Times New Roman"/>
        </w:rPr>
      </w:pPr>
    </w:p>
    <w:p w14:paraId="10EFB31A" w14:textId="7690186A" w:rsidR="009F52F7" w:rsidRDefault="009F52F7" w:rsidP="00BC3D72">
      <w:pPr>
        <w:jc w:val="both"/>
        <w:rPr>
          <w:rFonts w:ascii="Times New Roman" w:hAnsi="Times New Roman" w:cs="Times New Roman"/>
        </w:rPr>
      </w:pPr>
    </w:p>
    <w:p w14:paraId="11058EF3" w14:textId="27B764EC" w:rsidR="00860517" w:rsidRDefault="00860517">
      <w:pPr>
        <w:rPr>
          <w:rFonts w:ascii="Times New Roman" w:hAnsi="Times New Roman" w:cs="Times New Roman"/>
        </w:rPr>
      </w:pPr>
      <w:r>
        <w:rPr>
          <w:rFonts w:ascii="Times New Roman" w:hAnsi="Times New Roman" w:cs="Times New Roman"/>
        </w:rPr>
        <w:br w:type="page"/>
      </w:r>
    </w:p>
    <w:p w14:paraId="41A77B9D" w14:textId="77777777" w:rsidR="009F45D6" w:rsidRPr="00341704" w:rsidRDefault="009F45D6" w:rsidP="00BC3D72">
      <w:pPr>
        <w:jc w:val="both"/>
        <w:rPr>
          <w:rFonts w:ascii="Times New Roman" w:hAnsi="Times New Roman" w:cs="Times New Roman"/>
        </w:rPr>
      </w:pPr>
    </w:p>
    <w:p w14:paraId="311432AE" w14:textId="47445C39" w:rsidR="009F45D6" w:rsidRDefault="009F45D6" w:rsidP="00BC3D72">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C42A4B4" wp14:editId="4A7F8210">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2492E11B" w14:textId="18AD6EB7" w:rsidR="009F45D6" w:rsidRDefault="009F45D6" w:rsidP="00BC3D72">
      <w:pPr>
        <w:jc w:val="both"/>
        <w:rPr>
          <w:rFonts w:ascii="Times New Roman" w:hAnsi="Times New Roman" w:cs="Times New Roman"/>
          <w:noProof/>
        </w:rPr>
      </w:pPr>
      <w:r>
        <w:rPr>
          <w:rFonts w:ascii="Times New Roman" w:hAnsi="Times New Roman" w:cs="Times New Roman"/>
          <w:noProof/>
        </w:rPr>
        <w:t>Figure 1.</w:t>
      </w:r>
      <w:r w:rsidR="008F6FE8">
        <w:rPr>
          <w:rFonts w:ascii="Times New Roman" w:hAnsi="Times New Roman" w:cs="Times New Roman"/>
          <w:noProof/>
        </w:rPr>
        <w:t xml:space="preserve"> Flow chart representing the flow of information through a management strategy evaluation in GeMS.</w:t>
      </w:r>
    </w:p>
    <w:p w14:paraId="507D2039" w14:textId="77777777" w:rsidR="00860517" w:rsidRDefault="00860517" w:rsidP="00BC3D72">
      <w:pPr>
        <w:jc w:val="both"/>
        <w:rPr>
          <w:rFonts w:ascii="Times New Roman" w:hAnsi="Times New Roman" w:cs="Times New Roman"/>
          <w:noProof/>
        </w:rPr>
      </w:pPr>
    </w:p>
    <w:p w14:paraId="7EDB62C1" w14:textId="41687DED" w:rsidR="009F45D6" w:rsidRDefault="009F45D6" w:rsidP="00BC3D72">
      <w:pPr>
        <w:jc w:val="both"/>
        <w:rPr>
          <w:rFonts w:ascii="Times New Roman" w:hAnsi="Times New Roman" w:cs="Times New Roman"/>
          <w:noProof/>
        </w:rPr>
      </w:pPr>
    </w:p>
    <w:p w14:paraId="60B3B1A8" w14:textId="77777777" w:rsidR="009F45D6" w:rsidRDefault="009F45D6" w:rsidP="00BC3D72">
      <w:pPr>
        <w:jc w:val="both"/>
        <w:rPr>
          <w:rFonts w:ascii="Times New Roman" w:hAnsi="Times New Roman" w:cs="Times New Roman"/>
          <w:noProof/>
        </w:rPr>
      </w:pPr>
    </w:p>
    <w:p w14:paraId="3402130B" w14:textId="1D49BE3F" w:rsidR="00A9720C" w:rsidRPr="00341704" w:rsidRDefault="00DB1071" w:rsidP="00BC3D72">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E90C2C3" wp14:editId="2055E9FD">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5AA240DF" w14:textId="6B49F7F5" w:rsidR="00DB1071"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2</w:t>
      </w:r>
      <w:r w:rsidRPr="00341704">
        <w:rPr>
          <w:rFonts w:ascii="Times New Roman" w:hAnsi="Times New Roman" w:cs="Times New Roman"/>
        </w:rPr>
        <w:t>.</w:t>
      </w:r>
      <w:r w:rsidR="00BC3D72">
        <w:rPr>
          <w:rFonts w:ascii="Times New Roman" w:hAnsi="Times New Roman" w:cs="Times New Roman"/>
        </w:rPr>
        <w:t xml:space="preserve"> A comparison of the fits to biomass and estimated catch recommendations from</w:t>
      </w:r>
      <w:r w:rsidR="006616AA">
        <w:rPr>
          <w:rFonts w:ascii="Times New Roman" w:hAnsi="Times New Roman" w:cs="Times New Roman"/>
        </w:rPr>
        <w:t xml:space="preserve"> a production model applied to simulated populations with high, medium, and low productivity (i.e. steepness equals 0.8, 0.65, 0.4 in the stock recruit relationship). </w:t>
      </w:r>
    </w:p>
    <w:p w14:paraId="0FBA5643" w14:textId="77777777" w:rsidR="00860517" w:rsidRPr="00341704" w:rsidRDefault="00860517" w:rsidP="00BC3D72">
      <w:pPr>
        <w:jc w:val="both"/>
        <w:rPr>
          <w:rFonts w:ascii="Times New Roman" w:hAnsi="Times New Roman" w:cs="Times New Roman"/>
        </w:rPr>
      </w:pPr>
    </w:p>
    <w:p w14:paraId="375CC4C7" w14:textId="7CF5C9A6" w:rsidR="00DB1071" w:rsidRPr="00341704" w:rsidRDefault="00DB1071" w:rsidP="00BC3D72">
      <w:pPr>
        <w:jc w:val="both"/>
        <w:rPr>
          <w:rFonts w:ascii="Times New Roman" w:hAnsi="Times New Roman" w:cs="Times New Roman"/>
        </w:rPr>
      </w:pPr>
    </w:p>
    <w:p w14:paraId="7C45F0D1" w14:textId="00E0A43A" w:rsidR="00DB1071" w:rsidRPr="00341704" w:rsidRDefault="00DB1071" w:rsidP="00BC3D72">
      <w:pPr>
        <w:jc w:val="both"/>
        <w:rPr>
          <w:rFonts w:ascii="Times New Roman" w:hAnsi="Times New Roman" w:cs="Times New Roman"/>
        </w:rPr>
      </w:pPr>
      <w:r w:rsidRPr="00341704">
        <w:rPr>
          <w:rFonts w:ascii="Times New Roman" w:hAnsi="Times New Roman" w:cs="Times New Roman"/>
          <w:noProof/>
        </w:rPr>
        <w:drawing>
          <wp:inline distT="0" distB="0" distL="0" distR="0" wp14:anchorId="591CA281" wp14:editId="5D6B794C">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5FCB411" w14:textId="7711E593" w:rsidR="00BC3D72" w:rsidRPr="00341704"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3</w:t>
      </w:r>
      <w:r w:rsidRPr="00341704">
        <w:rPr>
          <w:rFonts w:ascii="Times New Roman" w:hAnsi="Times New Roman" w:cs="Times New Roman"/>
        </w:rPr>
        <w:t xml:space="preserve">. </w:t>
      </w:r>
      <w:r w:rsidR="00BC3D72">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4508EA3C" w14:textId="37F83EE4" w:rsidR="00DB1071" w:rsidRPr="00341704" w:rsidRDefault="00DB1071" w:rsidP="00BC3D72">
      <w:pPr>
        <w:jc w:val="both"/>
        <w:rPr>
          <w:rFonts w:ascii="Times New Roman" w:hAnsi="Times New Roman" w:cs="Times New Roman"/>
        </w:rPr>
      </w:pPr>
    </w:p>
    <w:p w14:paraId="1CBD01EA" w14:textId="77777777" w:rsidR="00A9720C" w:rsidRPr="00341704" w:rsidRDefault="00A9720C" w:rsidP="00BC3D72">
      <w:pPr>
        <w:jc w:val="both"/>
        <w:rPr>
          <w:rFonts w:ascii="Times New Roman" w:hAnsi="Times New Roman" w:cs="Times New Roman"/>
        </w:rPr>
      </w:pPr>
    </w:p>
    <w:p w14:paraId="410AE798" w14:textId="5A6391D3" w:rsidR="00A9720C" w:rsidRPr="00341704" w:rsidRDefault="00A9720C" w:rsidP="00BC3D72">
      <w:pPr>
        <w:jc w:val="both"/>
        <w:rPr>
          <w:rFonts w:ascii="Times New Roman" w:hAnsi="Times New Roman" w:cs="Times New Roman"/>
        </w:rPr>
      </w:pPr>
    </w:p>
    <w:p w14:paraId="38DE432A" w14:textId="2C1A1D3E" w:rsidR="00A9720C" w:rsidRPr="00341704" w:rsidRDefault="00A9720C" w:rsidP="00BC3D72">
      <w:pPr>
        <w:jc w:val="both"/>
        <w:rPr>
          <w:rFonts w:ascii="Times New Roman" w:hAnsi="Times New Roman" w:cs="Times New Roman"/>
        </w:rPr>
      </w:pPr>
    </w:p>
    <w:p w14:paraId="14CB32E2" w14:textId="1A0CBD1A" w:rsidR="00FE720B" w:rsidRPr="00341704" w:rsidRDefault="00DB1071" w:rsidP="00860517">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4AB7615A" wp14:editId="452C41E7">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BF4870" w14:textId="36AF535F" w:rsidR="00E80132" w:rsidRPr="00341704" w:rsidRDefault="00E80132"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4</w:t>
      </w:r>
      <w:r w:rsidRPr="00341704">
        <w:rPr>
          <w:rFonts w:ascii="Times New Roman" w:hAnsi="Times New Roman" w:cs="Times New Roman"/>
        </w:rPr>
        <w:t>.</w:t>
      </w:r>
      <w:r w:rsidR="00BC3D72">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165B4B3F" w14:textId="77777777" w:rsidR="00FE720B" w:rsidRPr="00341704" w:rsidRDefault="00FE720B" w:rsidP="00BC3D72">
      <w:pPr>
        <w:jc w:val="both"/>
        <w:rPr>
          <w:rFonts w:ascii="Times New Roman" w:hAnsi="Times New Roman" w:cs="Times New Roman"/>
        </w:rPr>
      </w:pPr>
    </w:p>
    <w:p w14:paraId="4D7875D3" w14:textId="64DA5881" w:rsidR="009F52F7" w:rsidRDefault="00713545" w:rsidP="00BE4209">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3C498478" wp14:editId="69E0500B">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7AE69A7B" w14:textId="0D295810" w:rsidR="00DE2DB3" w:rsidRPr="00341704" w:rsidRDefault="00341704" w:rsidP="00DE2DB3">
      <w:pPr>
        <w:jc w:val="both"/>
        <w:rPr>
          <w:rFonts w:ascii="Times New Roman" w:hAnsi="Times New Roman" w:cs="Times New Roman"/>
        </w:rPr>
      </w:pPr>
      <w:r>
        <w:rPr>
          <w:rFonts w:ascii="Times New Roman" w:hAnsi="Times New Roman" w:cs="Times New Roman"/>
        </w:rPr>
        <w:t xml:space="preserve">Figure </w:t>
      </w:r>
      <w:r w:rsidR="008E1C69">
        <w:rPr>
          <w:rFonts w:ascii="Times New Roman" w:hAnsi="Times New Roman" w:cs="Times New Roman"/>
        </w:rPr>
        <w:t>5</w:t>
      </w:r>
      <w:r>
        <w:rPr>
          <w:rFonts w:ascii="Times New Roman" w:hAnsi="Times New Roman" w:cs="Times New Roman"/>
        </w:rPr>
        <w:t>.</w:t>
      </w:r>
      <w:r w:rsidR="00DE2DB3" w:rsidRPr="00DE2DB3">
        <w:rPr>
          <w:rFonts w:ascii="Times New Roman" w:hAnsi="Times New Roman" w:cs="Times New Roman"/>
        </w:rPr>
        <w:t xml:space="preserve"> </w:t>
      </w:r>
      <w:r w:rsidR="00DE2DB3">
        <w:rPr>
          <w:rFonts w:ascii="Times New Roman" w:hAnsi="Times New Roman" w:cs="Times New Roman"/>
        </w:rPr>
        <w:t>A comparison of the estimated management quantities from age-structured assessment methods.  “</w:t>
      </w:r>
      <w:proofErr w:type="spellStart"/>
      <w:r w:rsidR="00DE2DB3">
        <w:rPr>
          <w:rFonts w:ascii="Times New Roman" w:hAnsi="Times New Roman" w:cs="Times New Roman"/>
        </w:rPr>
        <w:t>Cod_Age_Mvary_CTL</w:t>
      </w:r>
      <w:proofErr w:type="spellEnd"/>
      <w:r w:rsidR="00DE2DB3">
        <w:rPr>
          <w:rFonts w:ascii="Times New Roman" w:hAnsi="Times New Roman" w:cs="Times New Roman"/>
        </w:rPr>
        <w:t>” is an assessment method that fixes natural mortality at a single value applied to an operating model in which natural mortality varies over time. “</w:t>
      </w:r>
      <w:proofErr w:type="spellStart"/>
      <w:r w:rsidR="00DE2DB3">
        <w:rPr>
          <w:rFonts w:ascii="Times New Roman" w:hAnsi="Times New Roman" w:cs="Times New Roman"/>
        </w:rPr>
        <w:t>Cod_Age_Mvary_estM_CTL</w:t>
      </w:r>
      <w:proofErr w:type="spellEnd"/>
      <w:r w:rsidR="00DE2DB3">
        <w:rPr>
          <w:rFonts w:ascii="Times New Roman" w:hAnsi="Times New Roman" w:cs="Times New Roman"/>
        </w:rPr>
        <w:t>” is an assessment method that estimates a time-varying natural mortality applied to an operating model in which natural mortality varies over time. “</w:t>
      </w:r>
      <w:proofErr w:type="spellStart"/>
      <w:r w:rsidR="00DE2DB3">
        <w:rPr>
          <w:rFonts w:ascii="Times New Roman" w:hAnsi="Times New Roman" w:cs="Times New Roman"/>
        </w:rPr>
        <w:t>Cod_AgeStructure_CTL</w:t>
      </w:r>
      <w:proofErr w:type="spellEnd"/>
      <w:r w:rsidR="00DE2DB3">
        <w:rPr>
          <w:rFonts w:ascii="Times New Roman" w:hAnsi="Times New Roman" w:cs="Times New Roman"/>
        </w:rPr>
        <w:t xml:space="preserve">” is an assessment method that fixes natural mortality at a single value applied to an operating model in which natural mortality </w:t>
      </w:r>
      <w:r w:rsidR="00245556">
        <w:rPr>
          <w:rFonts w:ascii="Times New Roman" w:hAnsi="Times New Roman" w:cs="Times New Roman"/>
        </w:rPr>
        <w:t>is constant over time.</w:t>
      </w:r>
    </w:p>
    <w:p w14:paraId="278238B0" w14:textId="428DC1F6" w:rsidR="00341704" w:rsidRDefault="00341704" w:rsidP="00BC3D72">
      <w:pPr>
        <w:jc w:val="both"/>
        <w:rPr>
          <w:rFonts w:ascii="Times New Roman" w:hAnsi="Times New Roman" w:cs="Times New Roman"/>
        </w:rPr>
      </w:pPr>
    </w:p>
    <w:p w14:paraId="46A754F3" w14:textId="77777777" w:rsidR="008E1C69" w:rsidRPr="00341704" w:rsidRDefault="008E1C69" w:rsidP="008E1C69">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AC754D1" wp14:editId="4C0DD142">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C72CA4B" w14:textId="2B8BE6A2" w:rsidR="008E1C69" w:rsidRPr="00341704" w:rsidRDefault="008E1C69" w:rsidP="008E1C69">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w:t>
      </w:r>
      <w:proofErr w:type="spellStart"/>
      <w:r>
        <w:rPr>
          <w:rFonts w:ascii="Times New Roman" w:hAnsi="Times New Roman" w:cs="Times New Roman"/>
        </w:rPr>
        <w:t>Cod_Age_Mvary_CTL</w:t>
      </w:r>
      <w:proofErr w:type="spellEnd"/>
      <w:r>
        <w:rPr>
          <w:rFonts w:ascii="Times New Roman" w:hAnsi="Times New Roman" w:cs="Times New Roman"/>
        </w:rPr>
        <w:t>” is an assessment method that fixes natural mortality at a single value; “</w:t>
      </w:r>
      <w:proofErr w:type="spellStart"/>
      <w:r>
        <w:rPr>
          <w:rFonts w:ascii="Times New Roman" w:hAnsi="Times New Roman" w:cs="Times New Roman"/>
        </w:rPr>
        <w:t>Cod_Age_Mvary_estM_CTL</w:t>
      </w:r>
      <w:proofErr w:type="spellEnd"/>
      <w:r>
        <w:rPr>
          <w:rFonts w:ascii="Times New Roman" w:hAnsi="Times New Roman" w:cs="Times New Roman"/>
        </w:rPr>
        <w:t>” is an assessment method that estimates a time-varying natural mortality.</w:t>
      </w:r>
    </w:p>
    <w:p w14:paraId="5356DE9F" w14:textId="77777777" w:rsidR="008E1C69" w:rsidRPr="00341704" w:rsidRDefault="008E1C69" w:rsidP="00BC3D72">
      <w:pPr>
        <w:jc w:val="both"/>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ody" w:date="2018-05-07T12:17:00Z" w:initials="C">
    <w:p w14:paraId="44062FC3" w14:textId="77777777" w:rsidR="00F66B22" w:rsidRDefault="00F66B22">
      <w:pPr>
        <w:pStyle w:val="CommentText"/>
      </w:pPr>
      <w:r>
        <w:rPr>
          <w:rStyle w:val="CommentReference"/>
        </w:rPr>
        <w:annotationRef/>
      </w:r>
      <w:r>
        <w:t>Still true?</w:t>
      </w:r>
    </w:p>
    <w:p w14:paraId="40E32A51" w14:textId="77777777" w:rsidR="00F66B22" w:rsidRDefault="00F66B22">
      <w:pPr>
        <w:pStyle w:val="CommentText"/>
      </w:pPr>
    </w:p>
    <w:p w14:paraId="662D32BA" w14:textId="77777777" w:rsidR="00E45D74" w:rsidRDefault="00F66B22">
      <w:pPr>
        <w:pStyle w:val="CommentText"/>
      </w:pPr>
      <w:r>
        <w:t xml:space="preserve">LQ: Unfortunately don’t think so.. </w:t>
      </w:r>
      <w:r w:rsidR="00E45D74">
        <w:t xml:space="preserve">I asked Niels and he said in principle you can set up spatial and temporal variability using </w:t>
      </w:r>
      <w:proofErr w:type="spellStart"/>
      <w:r w:rsidR="00E45D74">
        <w:t>FLQuant</w:t>
      </w:r>
      <w:proofErr w:type="spellEnd"/>
      <w:r w:rsidR="00E45D74">
        <w:t>.. whatever that means. There was also a paper that talked about different kinds of spatial heterogeneity in populations and used FLR for the entire analysis.</w:t>
      </w:r>
    </w:p>
    <w:p w14:paraId="7E9ADB33" w14:textId="77777777" w:rsidR="00E45D74" w:rsidRDefault="00E45D74">
      <w:pPr>
        <w:pStyle w:val="CommentText"/>
      </w:pPr>
    </w:p>
    <w:p w14:paraId="40BB2D5F" w14:textId="08173D64" w:rsidR="00F66B22" w:rsidRDefault="00F66B22">
      <w:pPr>
        <w:pStyle w:val="CommentText"/>
      </w:pPr>
      <w:r>
        <w:t xml:space="preserve">Maybe we can talk about how much simpler and “bare-bones” </w:t>
      </w:r>
      <w:proofErr w:type="spellStart"/>
      <w:r>
        <w:t>GeMS</w:t>
      </w:r>
      <w:proofErr w:type="spellEnd"/>
      <w:r>
        <w:t xml:space="preserve"> is, and suggest that this is targeted to researchers sta</w:t>
      </w:r>
      <w:r w:rsidR="00E45D74">
        <w:t>rting out on an MSE rather than</w:t>
      </w:r>
      <w:r>
        <w:t xml:space="preserve"> getting into the complexity of FLR. So different user base, pre-FLR</w:t>
      </w:r>
      <w:r w:rsidR="00E45D74">
        <w:t>, targeted at folks with less info on their stocks of concern?</w:t>
      </w:r>
    </w:p>
  </w:comment>
  <w:comment w:id="26" w:author="leeqi" w:date="2018-05-08T18:58:00Z" w:initials="l">
    <w:p w14:paraId="22FFCF76" w14:textId="63588C72" w:rsidR="00F66B22" w:rsidRDefault="00F66B22">
      <w:pPr>
        <w:pStyle w:val="CommentText"/>
      </w:pPr>
      <w:r>
        <w:rPr>
          <w:rStyle w:val="CommentReference"/>
        </w:rPr>
        <w:annotationRef/>
      </w:r>
      <w:r>
        <w:t>Is this too much information?</w:t>
      </w:r>
    </w:p>
  </w:comment>
  <w:comment w:id="31" w:author="leeqi" w:date="2018-05-08T19:03:00Z" w:initials="l">
    <w:p w14:paraId="61B64134" w14:textId="3F66986C" w:rsidR="00F66B22" w:rsidRDefault="00F66B22">
      <w:pPr>
        <w:pStyle w:val="CommentText"/>
      </w:pPr>
      <w:r>
        <w:rPr>
          <w:rStyle w:val="CommentReference"/>
        </w:rPr>
        <w:annotationRef/>
      </w:r>
      <w:r>
        <w:t>Is this a bit too short?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BB2D5F" w15:done="0"/>
  <w15:commentEx w15:paraId="22FFCF76" w15:done="0"/>
  <w15:commentEx w15:paraId="61B641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BB2D5F" w16cid:durableId="1E9AE1D8"/>
  <w16cid:commentId w16cid:paraId="22FFCF76" w16cid:durableId="1E9C71E1"/>
  <w16cid:commentId w16cid:paraId="61B64134" w16cid:durableId="1E9C72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15592" w14:textId="77777777" w:rsidR="00433AFF" w:rsidRDefault="00433AFF" w:rsidP="008453A4">
      <w:r>
        <w:separator/>
      </w:r>
    </w:p>
  </w:endnote>
  <w:endnote w:type="continuationSeparator" w:id="0">
    <w:p w14:paraId="07C9DFDD" w14:textId="77777777" w:rsidR="00433AFF" w:rsidRDefault="00433AFF" w:rsidP="008453A4">
      <w:r>
        <w:continuationSeparator/>
      </w:r>
    </w:p>
  </w:endnote>
  <w:endnote w:type="continuationNotice" w:id="1">
    <w:p w14:paraId="4F069960" w14:textId="77777777" w:rsidR="00433AFF" w:rsidRDefault="00433A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C5825" w14:textId="77777777" w:rsidR="00433AFF" w:rsidRDefault="00433AFF" w:rsidP="008453A4">
      <w:r>
        <w:separator/>
      </w:r>
    </w:p>
  </w:footnote>
  <w:footnote w:type="continuationSeparator" w:id="0">
    <w:p w14:paraId="08964F50" w14:textId="77777777" w:rsidR="00433AFF" w:rsidRDefault="00433AFF" w:rsidP="008453A4">
      <w:r>
        <w:continuationSeparator/>
      </w:r>
    </w:p>
  </w:footnote>
  <w:footnote w:type="continuationNotice" w:id="1">
    <w:p w14:paraId="434025F0" w14:textId="77777777" w:rsidR="00433AFF" w:rsidRDefault="00433A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qi">
    <w15:presenceInfo w15:providerId="Windows Live" w15:userId="7bdfdd4d-61fe-426b-850b-3432d943589e"/>
  </w15:person>
  <w15:person w15:author="Cody">
    <w15:presenceInfo w15:providerId="None" w15:userId="Co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60126"/>
    <w:rsid w:val="0006419C"/>
    <w:rsid w:val="00070725"/>
    <w:rsid w:val="00070A61"/>
    <w:rsid w:val="00072EE4"/>
    <w:rsid w:val="000761A2"/>
    <w:rsid w:val="0008025B"/>
    <w:rsid w:val="00083170"/>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1B63"/>
    <w:rsid w:val="00102EB6"/>
    <w:rsid w:val="00102F5F"/>
    <w:rsid w:val="00105108"/>
    <w:rsid w:val="00105855"/>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35C21"/>
    <w:rsid w:val="00240A66"/>
    <w:rsid w:val="00240EF2"/>
    <w:rsid w:val="00241E4E"/>
    <w:rsid w:val="002420EF"/>
    <w:rsid w:val="00245556"/>
    <w:rsid w:val="0024719F"/>
    <w:rsid w:val="00254554"/>
    <w:rsid w:val="0026015F"/>
    <w:rsid w:val="00261568"/>
    <w:rsid w:val="00261AEB"/>
    <w:rsid w:val="0026413A"/>
    <w:rsid w:val="00267BF6"/>
    <w:rsid w:val="00272861"/>
    <w:rsid w:val="002837D5"/>
    <w:rsid w:val="00285A15"/>
    <w:rsid w:val="00287089"/>
    <w:rsid w:val="00287DCF"/>
    <w:rsid w:val="002911B5"/>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1559"/>
    <w:rsid w:val="00415DCA"/>
    <w:rsid w:val="00416019"/>
    <w:rsid w:val="00416C6D"/>
    <w:rsid w:val="0042455A"/>
    <w:rsid w:val="00433AFF"/>
    <w:rsid w:val="00434710"/>
    <w:rsid w:val="00435274"/>
    <w:rsid w:val="00435452"/>
    <w:rsid w:val="0044403D"/>
    <w:rsid w:val="00446D7F"/>
    <w:rsid w:val="00450268"/>
    <w:rsid w:val="00450EDD"/>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A0B6B"/>
    <w:rsid w:val="004A1B37"/>
    <w:rsid w:val="004A2BA9"/>
    <w:rsid w:val="004A5E5A"/>
    <w:rsid w:val="004B1C1D"/>
    <w:rsid w:val="004B38D3"/>
    <w:rsid w:val="004B398F"/>
    <w:rsid w:val="004B7010"/>
    <w:rsid w:val="004C156A"/>
    <w:rsid w:val="004C2070"/>
    <w:rsid w:val="004C2F35"/>
    <w:rsid w:val="004C35F5"/>
    <w:rsid w:val="004C412C"/>
    <w:rsid w:val="004C4B27"/>
    <w:rsid w:val="004C70F4"/>
    <w:rsid w:val="004D0E13"/>
    <w:rsid w:val="004D4EF2"/>
    <w:rsid w:val="004D5AE6"/>
    <w:rsid w:val="004D6C5E"/>
    <w:rsid w:val="004E08C6"/>
    <w:rsid w:val="004E1B57"/>
    <w:rsid w:val="004E4026"/>
    <w:rsid w:val="004F424D"/>
    <w:rsid w:val="004F561C"/>
    <w:rsid w:val="004F5FB4"/>
    <w:rsid w:val="00501822"/>
    <w:rsid w:val="0050750F"/>
    <w:rsid w:val="00511937"/>
    <w:rsid w:val="0051406B"/>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55BFF"/>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6409"/>
    <w:rsid w:val="005C7508"/>
    <w:rsid w:val="005C7DDB"/>
    <w:rsid w:val="005D1C95"/>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29AE"/>
    <w:rsid w:val="008E1C69"/>
    <w:rsid w:val="008E72F6"/>
    <w:rsid w:val="008E7F80"/>
    <w:rsid w:val="008F19E8"/>
    <w:rsid w:val="008F588E"/>
    <w:rsid w:val="008F6196"/>
    <w:rsid w:val="008F6FE8"/>
    <w:rsid w:val="0090275B"/>
    <w:rsid w:val="009040B9"/>
    <w:rsid w:val="009043B5"/>
    <w:rsid w:val="00904D56"/>
    <w:rsid w:val="0090587F"/>
    <w:rsid w:val="00910160"/>
    <w:rsid w:val="00911C34"/>
    <w:rsid w:val="0091230F"/>
    <w:rsid w:val="00912907"/>
    <w:rsid w:val="00915F6C"/>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650C"/>
    <w:rsid w:val="00996B9B"/>
    <w:rsid w:val="00996F3C"/>
    <w:rsid w:val="009A20D1"/>
    <w:rsid w:val="009A302A"/>
    <w:rsid w:val="009A7D6B"/>
    <w:rsid w:val="009B04FA"/>
    <w:rsid w:val="009B0E2C"/>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3555"/>
    <w:rsid w:val="00A668DB"/>
    <w:rsid w:val="00A72BA5"/>
    <w:rsid w:val="00A7568E"/>
    <w:rsid w:val="00A76E57"/>
    <w:rsid w:val="00A82063"/>
    <w:rsid w:val="00A83C27"/>
    <w:rsid w:val="00A85AB7"/>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C28E9"/>
    <w:rsid w:val="00BC3D72"/>
    <w:rsid w:val="00BC4D8D"/>
    <w:rsid w:val="00BC5185"/>
    <w:rsid w:val="00BE0A98"/>
    <w:rsid w:val="00BE0D6A"/>
    <w:rsid w:val="00BE207F"/>
    <w:rsid w:val="00BE2A4E"/>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405B"/>
    <w:rsid w:val="00C35630"/>
    <w:rsid w:val="00C35823"/>
    <w:rsid w:val="00C359A7"/>
    <w:rsid w:val="00C370F5"/>
    <w:rsid w:val="00C37F91"/>
    <w:rsid w:val="00C4041F"/>
    <w:rsid w:val="00C41249"/>
    <w:rsid w:val="00C44C8C"/>
    <w:rsid w:val="00C4563C"/>
    <w:rsid w:val="00C46511"/>
    <w:rsid w:val="00C47152"/>
    <w:rsid w:val="00C54D1A"/>
    <w:rsid w:val="00C63649"/>
    <w:rsid w:val="00C64F4E"/>
    <w:rsid w:val="00C66314"/>
    <w:rsid w:val="00C67AAA"/>
    <w:rsid w:val="00C7161A"/>
    <w:rsid w:val="00C71D16"/>
    <w:rsid w:val="00C763C2"/>
    <w:rsid w:val="00C81372"/>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591B"/>
    <w:rsid w:val="00D826E0"/>
    <w:rsid w:val="00D82B36"/>
    <w:rsid w:val="00D831FF"/>
    <w:rsid w:val="00D84239"/>
    <w:rsid w:val="00D8443E"/>
    <w:rsid w:val="00D84B25"/>
    <w:rsid w:val="00D84BEC"/>
    <w:rsid w:val="00D872D9"/>
    <w:rsid w:val="00D875D4"/>
    <w:rsid w:val="00D8760E"/>
    <w:rsid w:val="00D87935"/>
    <w:rsid w:val="00D907D3"/>
    <w:rsid w:val="00D90D91"/>
    <w:rsid w:val="00D9163A"/>
    <w:rsid w:val="00D91B68"/>
    <w:rsid w:val="00D925FC"/>
    <w:rsid w:val="00D94E56"/>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45D74"/>
    <w:rsid w:val="00E55242"/>
    <w:rsid w:val="00E55313"/>
    <w:rsid w:val="00E617BE"/>
    <w:rsid w:val="00E71339"/>
    <w:rsid w:val="00E734B2"/>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584C"/>
    <w:rsid w:val="00F35F92"/>
    <w:rsid w:val="00F407E0"/>
    <w:rsid w:val="00F43C0A"/>
    <w:rsid w:val="00F46CEB"/>
    <w:rsid w:val="00F502AD"/>
    <w:rsid w:val="00F50BEE"/>
    <w:rsid w:val="00F5739C"/>
    <w:rsid w:val="00F607C4"/>
    <w:rsid w:val="00F6327B"/>
    <w:rsid w:val="00F6643E"/>
    <w:rsid w:val="00F66B22"/>
    <w:rsid w:val="00F707F7"/>
    <w:rsid w:val="00F9259D"/>
    <w:rsid w:val="00F939D5"/>
    <w:rsid w:val="00F944DB"/>
    <w:rsid w:val="00F95B0D"/>
    <w:rsid w:val="00F96F0E"/>
    <w:rsid w:val="00F97C15"/>
    <w:rsid w:val="00FA0117"/>
    <w:rsid w:val="00FB1757"/>
    <w:rsid w:val="00FB20AC"/>
    <w:rsid w:val="00FB4862"/>
    <w:rsid w:val="00FB4E8B"/>
    <w:rsid w:val="00FB669C"/>
    <w:rsid w:val="00FC0907"/>
    <w:rsid w:val="00FC1250"/>
    <w:rsid w:val="00FD16B8"/>
    <w:rsid w:val="00FD23C6"/>
    <w:rsid w:val="00FD64EB"/>
    <w:rsid w:val="00FD6FA5"/>
    <w:rsid w:val="00FD7269"/>
    <w:rsid w:val="00FD7C9E"/>
    <w:rsid w:val="00FE1F53"/>
    <w:rsid w:val="00FE2586"/>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ind w:left="720" w:hanging="720"/>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09F81-B6C5-1F41-A0D7-015A8E739991}">
  <ds:schemaRefs>
    <ds:schemaRef ds:uri="http://schemas.openxmlformats.org/officeDocument/2006/bibliography"/>
  </ds:schemaRefs>
</ds:datastoreItem>
</file>

<file path=customXml/itemProps2.xml><?xml version="1.0" encoding="utf-8"?>
<ds:datastoreItem xmlns:ds="http://schemas.openxmlformats.org/officeDocument/2006/customXml" ds:itemID="{C3DEF442-F6DC-DD4D-9128-250B83A1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6240</Words>
  <Characters>35569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leeqi</cp:lastModifiedBy>
  <cp:revision>9</cp:revision>
  <dcterms:created xsi:type="dcterms:W3CDTF">2018-05-08T17:58:00Z</dcterms:created>
  <dcterms:modified xsi:type="dcterms:W3CDTF">2018-05-09T17:40:00Z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id="sR2VmsbH"/&gt;&lt;style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